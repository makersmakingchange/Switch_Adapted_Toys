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E55F6" w14:textId="3FC3718B" w:rsidR="00873B9F" w:rsidRPr="00C4220D" w:rsidRDefault="008E1B5D" w:rsidP="008B3C18">
      <w:pPr>
        <w:pStyle w:val="Heading1"/>
      </w:pPr>
      <w:r>
        <w:t xml:space="preserve">Required </w:t>
      </w:r>
      <w:r w:rsidR="000B2192">
        <w:t>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9"/>
        <w:gridCol w:w="4531"/>
      </w:tblGrid>
      <w:tr w:rsidR="00ED18DC" w14:paraId="467EF80A" w14:textId="77777777" w:rsidTr="000B2192">
        <w:trPr>
          <w:trHeight w:val="5216"/>
        </w:trPr>
        <w:tc>
          <w:tcPr>
            <w:tcW w:w="4675" w:type="dxa"/>
          </w:tcPr>
          <w:p w14:paraId="7E925826" w14:textId="657D8752" w:rsidR="00DD0BE4" w:rsidRPr="000B2192" w:rsidRDefault="009E5209">
            <w:pPr>
              <w:rPr>
                <w:i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FE2823" wp14:editId="017FF7DC">
                      <wp:simplePos x="0" y="0"/>
                      <wp:positionH relativeFrom="column">
                        <wp:posOffset>598805</wp:posOffset>
                      </wp:positionH>
                      <wp:positionV relativeFrom="paragraph">
                        <wp:posOffset>3223895</wp:posOffset>
                      </wp:positionV>
                      <wp:extent cx="579120" cy="620395"/>
                      <wp:effectExtent l="0" t="0" r="0" b="8255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79120" cy="6203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FA3BF4D" w14:textId="6DF2A84F" w:rsidR="009E5209" w:rsidRPr="000A2990" w:rsidRDefault="009E5209" w:rsidP="009E520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00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A2990">
                                    <w:rPr>
                                      <w:color w:val="FFFF00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FE282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47.15pt;margin-top:253.85pt;width:45.6pt;height:48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" filled="f" stroked="f">
                      <v:textbox>
                        <w:txbxContent>
                          <w:p w14:paraId="5FA3BF4D" w14:textId="6DF2A84F" w:rsidR="009E5209" w:rsidRPr="000A2990" w:rsidRDefault="009E5209" w:rsidP="009E5209">
                            <w:pPr>
                              <w:spacing w:after="0" w:line="240" w:lineRule="auto"/>
                              <w:jc w:val="center"/>
                              <w:rPr>
                                <w:color w:val="FFFF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2990">
                              <w:rPr>
                                <w:color w:val="FFFF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43D6DD2B" wp14:editId="25546D38">
                      <wp:simplePos x="0" y="0"/>
                      <wp:positionH relativeFrom="column">
                        <wp:posOffset>1860550</wp:posOffset>
                      </wp:positionH>
                      <wp:positionV relativeFrom="paragraph">
                        <wp:posOffset>2164715</wp:posOffset>
                      </wp:positionV>
                      <wp:extent cx="1828800" cy="1828800"/>
                      <wp:effectExtent l="0" t="0" r="0" b="8255"/>
                      <wp:wrapNone/>
                      <wp:docPr id="1509790212" name="Text Box 1509790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4100CD2" w14:textId="70E63E56" w:rsidR="009E5209" w:rsidRPr="000A2990" w:rsidRDefault="009E5209" w:rsidP="009E5209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FFFF00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0A2990">
                                    <w:rPr>
                                      <w:color w:val="FFFF00"/>
                                      <w:sz w:val="72"/>
                                      <w:szCs w:val="72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3D6DD2B" id="Text Box 1509790212" o:spid="_x0000_s1027" type="#_x0000_t202" style="position:absolute;margin-left:146.5pt;margin-top:170.45pt;width:2in;height:2in;z-index:25165824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dT3CwIAACk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" filled="f" stroked="f">
                      <v:textbox style="mso-fit-shape-to-text:t">
                        <w:txbxContent>
                          <w:p w14:paraId="34100CD2" w14:textId="70E63E56" w:rsidR="009E5209" w:rsidRPr="000A2990" w:rsidRDefault="009E5209" w:rsidP="009E5209">
                            <w:pPr>
                              <w:spacing w:after="0" w:line="240" w:lineRule="auto"/>
                              <w:jc w:val="center"/>
                              <w:rPr>
                                <w:color w:val="FFFF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A2990">
                              <w:rPr>
                                <w:color w:val="FFFF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D18DC">
              <w:rPr>
                <w:rFonts w:ascii="Arial" w:hAnsi="Arial" w:cs="Arial"/>
                <w:color w:val="2B2B2B"/>
                <w:sz w:val="18"/>
                <w:szCs w:val="18"/>
                <w:shd w:val="clear" w:color="auto" w:fill="FFFFFF"/>
              </w:rPr>
              <w:br/>
            </w:r>
            <w:r w:rsidR="00E07A4F">
              <w:rPr>
                <w:noProof/>
              </w:rPr>
              <w:drawing>
                <wp:inline distT="0" distB="0" distL="0" distR="0" wp14:anchorId="67C8744A" wp14:editId="409AC426">
                  <wp:extent cx="3893500" cy="2919709"/>
                  <wp:effectExtent l="0" t="8255" r="3810" b="381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893500" cy="29197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DC933BA" w14:textId="7D518C76" w:rsidR="000B2192" w:rsidRPr="009E5209" w:rsidRDefault="000B2192" w:rsidP="000B2192">
            <w:pPr>
              <w:jc w:val="center"/>
              <w:rPr>
                <w:b/>
                <w:sz w:val="28"/>
                <w:szCs w:val="28"/>
              </w:rPr>
            </w:pPr>
            <w:r w:rsidRPr="009E5209">
              <w:rPr>
                <w:b/>
                <w:sz w:val="28"/>
                <w:szCs w:val="28"/>
              </w:rPr>
              <w:t>BOM</w:t>
            </w:r>
          </w:p>
          <w:p w14:paraId="3C868440" w14:textId="77777777" w:rsidR="009E5209" w:rsidRPr="009E5209" w:rsidRDefault="009E5209" w:rsidP="000B2192">
            <w:pPr>
              <w:jc w:val="center"/>
              <w:rPr>
                <w:b/>
                <w:sz w:val="32"/>
                <w:szCs w:val="32"/>
              </w:rPr>
            </w:pPr>
          </w:p>
          <w:p w14:paraId="5DAB6C7B" w14:textId="54F96498" w:rsidR="000B2192" w:rsidRPr="009E5209" w:rsidRDefault="006919A5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Play Day </w:t>
            </w:r>
            <w:r w:rsidR="00BC2BD5" w:rsidRPr="009E5209">
              <w:rPr>
                <w:sz w:val="24"/>
                <w:szCs w:val="24"/>
              </w:rPr>
              <w:t xml:space="preserve">Bubble </w:t>
            </w:r>
            <w:r w:rsidR="0062070D">
              <w:rPr>
                <w:sz w:val="24"/>
                <w:szCs w:val="24"/>
              </w:rPr>
              <w:t>Blow</w:t>
            </w:r>
            <w:r w:rsidR="00644940">
              <w:rPr>
                <w:sz w:val="24"/>
                <w:szCs w:val="24"/>
              </w:rPr>
              <w:t>er Fan</w:t>
            </w:r>
          </w:p>
          <w:p w14:paraId="07261E78" w14:textId="58B0CBF9" w:rsidR="00BC2BD5" w:rsidRDefault="003559B9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3.5 </w:t>
            </w:r>
            <w:r w:rsidR="000403C4">
              <w:rPr>
                <w:sz w:val="24"/>
                <w:szCs w:val="24"/>
              </w:rPr>
              <w:t xml:space="preserve">mm </w:t>
            </w:r>
            <w:r w:rsidR="00FF1223">
              <w:rPr>
                <w:sz w:val="24"/>
                <w:szCs w:val="24"/>
              </w:rPr>
              <w:t xml:space="preserve">Mono </w:t>
            </w:r>
            <w:r w:rsidR="00BC2BD5" w:rsidRPr="009E5209">
              <w:rPr>
                <w:sz w:val="24"/>
                <w:szCs w:val="24"/>
              </w:rPr>
              <w:t>Switch Jack</w:t>
            </w:r>
          </w:p>
          <w:p w14:paraId="14975790" w14:textId="06B5CD20" w:rsidR="00985677" w:rsidRDefault="00985677" w:rsidP="000B2192">
            <w:pPr>
              <w:pStyle w:val="ListParagraph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 X </w:t>
            </w:r>
            <w:r w:rsidR="002C0C97">
              <w:rPr>
                <w:sz w:val="24"/>
                <w:szCs w:val="24"/>
              </w:rPr>
              <w:t>8 cm of Wire</w:t>
            </w:r>
          </w:p>
          <w:p w14:paraId="06344D4F" w14:textId="77777777" w:rsidR="00D64BA8" w:rsidRDefault="00D64BA8" w:rsidP="00D64BA8">
            <w:pPr>
              <w:rPr>
                <w:sz w:val="24"/>
                <w:szCs w:val="24"/>
              </w:rPr>
            </w:pPr>
          </w:p>
          <w:p w14:paraId="658AFE2B" w14:textId="2045A219" w:rsidR="00D64BA8" w:rsidRPr="00D64BA8" w:rsidRDefault="00D64BA8" w:rsidP="00D64BA8">
            <w:pPr>
              <w:rPr>
                <w:sz w:val="28"/>
                <w:szCs w:val="28"/>
              </w:rPr>
            </w:pPr>
            <w:r w:rsidRPr="00D64BA8">
              <w:rPr>
                <w:sz w:val="24"/>
                <w:szCs w:val="24"/>
              </w:rPr>
              <w:t xml:space="preserve">Refer to the </w:t>
            </w:r>
            <w:hyperlink r:id="rId12" w:history="1">
              <w:r w:rsidRPr="00D64BA8">
                <w:rPr>
                  <w:rStyle w:val="Hyperlink"/>
                  <w:sz w:val="24"/>
                  <w:szCs w:val="24"/>
                </w:rPr>
                <w:t>Tool and Component List</w:t>
              </w:r>
            </w:hyperlink>
            <w:r w:rsidRPr="00D64BA8">
              <w:rPr>
                <w:sz w:val="24"/>
                <w:szCs w:val="24"/>
              </w:rPr>
              <w:t xml:space="preserve"> for purchasing details.</w:t>
            </w:r>
          </w:p>
          <w:p w14:paraId="60061E4C" w14:textId="77777777" w:rsidR="000B2192" w:rsidRDefault="000B2192" w:rsidP="000B2192"/>
          <w:p w14:paraId="44EAFD9C" w14:textId="77777777" w:rsidR="000B2192" w:rsidRDefault="000B2192" w:rsidP="000B2192"/>
          <w:p w14:paraId="4B94D5A5" w14:textId="75D17FD2" w:rsidR="000B2192" w:rsidRPr="000B2192" w:rsidRDefault="000B2192" w:rsidP="000B2192"/>
        </w:tc>
      </w:tr>
    </w:tbl>
    <w:p w14:paraId="3DEEC669" w14:textId="77777777" w:rsidR="00873B9F" w:rsidRDefault="00873B9F"/>
    <w:p w14:paraId="45FB0818" w14:textId="00920352" w:rsidR="000B2192" w:rsidRDefault="008E1B5D" w:rsidP="008B3C18">
      <w:pPr>
        <w:pStyle w:val="Heading1"/>
      </w:pPr>
      <w:r>
        <w:t>Required Tools</w:t>
      </w:r>
    </w:p>
    <w:p w14:paraId="69FAF89D" w14:textId="40371584" w:rsidR="00BC2BD5" w:rsidRDefault="00BC2BD5" w:rsidP="00BC2BD5">
      <w:pPr>
        <w:pStyle w:val="ListParagraph"/>
        <w:numPr>
          <w:ilvl w:val="0"/>
          <w:numId w:val="7"/>
        </w:numPr>
        <w:spacing w:after="160" w:line="259" w:lineRule="auto"/>
      </w:pPr>
      <w:r>
        <w:t xml:space="preserve">Screwdriver – </w:t>
      </w:r>
      <w:r w:rsidR="000D728F">
        <w:t>s</w:t>
      </w:r>
      <w:r>
        <w:t xml:space="preserve">kinny </w:t>
      </w:r>
      <w:r w:rsidR="000D728F">
        <w:t>Phillips</w:t>
      </w:r>
    </w:p>
    <w:p w14:paraId="78BD2806" w14:textId="77777777" w:rsidR="009757D6" w:rsidRDefault="00BC2BD5" w:rsidP="00BC2BD5">
      <w:pPr>
        <w:pStyle w:val="ListParagraph"/>
        <w:numPr>
          <w:ilvl w:val="0"/>
          <w:numId w:val="7"/>
        </w:numPr>
        <w:spacing w:after="160" w:line="259" w:lineRule="auto"/>
      </w:pPr>
      <w:r>
        <w:t>Soldering iron</w:t>
      </w:r>
    </w:p>
    <w:p w14:paraId="5C208071" w14:textId="1548E4C9" w:rsidR="00BC2BD5" w:rsidRDefault="009757D6" w:rsidP="00BC2BD5">
      <w:pPr>
        <w:pStyle w:val="ListParagraph"/>
        <w:numPr>
          <w:ilvl w:val="0"/>
          <w:numId w:val="7"/>
        </w:numPr>
        <w:spacing w:after="160" w:line="259" w:lineRule="auto"/>
      </w:pPr>
      <w:r>
        <w:t xml:space="preserve">Solder Sucker / Desoldering Braid </w:t>
      </w:r>
    </w:p>
    <w:p w14:paraId="53128261" w14:textId="442A74C3" w:rsidR="000B2192" w:rsidRDefault="00BC2BD5" w:rsidP="00BC2BD5">
      <w:pPr>
        <w:pStyle w:val="ListParagraph"/>
        <w:numPr>
          <w:ilvl w:val="0"/>
          <w:numId w:val="7"/>
        </w:numPr>
        <w:spacing w:after="160" w:line="259" w:lineRule="auto"/>
      </w:pPr>
      <w:r>
        <w:t xml:space="preserve">Hot </w:t>
      </w:r>
      <w:r w:rsidR="000D728F">
        <w:t>g</w:t>
      </w:r>
      <w:r>
        <w:t xml:space="preserve">lue </w:t>
      </w:r>
      <w:r w:rsidR="000D728F">
        <w:t>g</w:t>
      </w:r>
      <w:r>
        <w:t>un</w:t>
      </w:r>
    </w:p>
    <w:p w14:paraId="6201B442" w14:textId="062DB95A" w:rsidR="000B2192" w:rsidRDefault="008E1B5D" w:rsidP="008B3C18">
      <w:pPr>
        <w:pStyle w:val="Heading1"/>
      </w:pPr>
      <w:r>
        <w:t xml:space="preserve">Required </w:t>
      </w:r>
      <w:r w:rsidR="009E0117">
        <w:t>Personal Protective Equipment (PPE)</w:t>
      </w:r>
    </w:p>
    <w:p w14:paraId="10AFCA96" w14:textId="77777777" w:rsidR="00320CE7" w:rsidRDefault="00BC2BD5" w:rsidP="003C188B">
      <w:pPr>
        <w:pStyle w:val="ListParagraph"/>
        <w:numPr>
          <w:ilvl w:val="0"/>
          <w:numId w:val="7"/>
        </w:numPr>
      </w:pPr>
      <w:r>
        <w:t xml:space="preserve">Protective </w:t>
      </w:r>
      <w:r w:rsidR="000D728F">
        <w:t>e</w:t>
      </w:r>
      <w:r w:rsidR="007E089A">
        <w:t>yewear</w:t>
      </w:r>
    </w:p>
    <w:p w14:paraId="4B558628" w14:textId="77777777" w:rsidR="00320CE7" w:rsidRDefault="00320CE7">
      <w:r>
        <w:br w:type="page"/>
      </w:r>
    </w:p>
    <w:p w14:paraId="2745B490" w14:textId="42FBA77F" w:rsidR="003C188B" w:rsidRDefault="003C188B" w:rsidP="00320CE7">
      <w:pPr>
        <w:pStyle w:val="Heading1"/>
      </w:pPr>
      <w:r>
        <w:lastRenderedPageBreak/>
        <w:t>Assembly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20CE7" w14:paraId="3009C9AE" w14:textId="77777777" w:rsidTr="00320CE7">
        <w:tc>
          <w:tcPr>
            <w:tcW w:w="4675" w:type="dxa"/>
          </w:tcPr>
          <w:p w14:paraId="0591170D" w14:textId="77777777" w:rsidR="00320CE7" w:rsidRDefault="00320CE7" w:rsidP="00320CE7">
            <w:pPr>
              <w:pStyle w:val="Heading2"/>
            </w:pPr>
            <w:r>
              <w:t>S</w:t>
            </w:r>
            <w:r w:rsidRPr="008B3C18">
              <w:t xml:space="preserve">tep 1 </w:t>
            </w:r>
          </w:p>
          <w:p w14:paraId="2A2DFF67" w14:textId="77777777" w:rsidR="00320CE7" w:rsidRDefault="00320CE7" w:rsidP="00320CE7"/>
          <w:p w14:paraId="41ABD64E" w14:textId="77777777" w:rsidR="00320CE7" w:rsidRPr="00ED459A" w:rsidRDefault="00320CE7" w:rsidP="00320CE7">
            <w:pPr>
              <w:pStyle w:val="NoSpacing"/>
              <w:rPr>
                <w:sz w:val="24"/>
                <w:szCs w:val="24"/>
              </w:rPr>
            </w:pPr>
            <w:r w:rsidRPr="00ED459A">
              <w:rPr>
                <w:sz w:val="24"/>
                <w:szCs w:val="24"/>
              </w:rPr>
              <w:t xml:space="preserve">Remove </w:t>
            </w:r>
            <w:r>
              <w:rPr>
                <w:sz w:val="24"/>
                <w:szCs w:val="24"/>
              </w:rPr>
              <w:t>b</w:t>
            </w:r>
            <w:r w:rsidRPr="00ED459A">
              <w:rPr>
                <w:sz w:val="24"/>
                <w:szCs w:val="24"/>
              </w:rPr>
              <w:t xml:space="preserve">ubble </w:t>
            </w:r>
            <w:r>
              <w:rPr>
                <w:sz w:val="24"/>
                <w:szCs w:val="24"/>
              </w:rPr>
              <w:t>s</w:t>
            </w:r>
            <w:r w:rsidRPr="00ED459A">
              <w:rPr>
                <w:sz w:val="24"/>
                <w:szCs w:val="24"/>
              </w:rPr>
              <w:t>olution from gun by removing 5 screws that holds device together, as marked in the photo.</w:t>
            </w:r>
          </w:p>
          <w:p w14:paraId="3C792CE2" w14:textId="77777777" w:rsidR="00320CE7" w:rsidRDefault="00320CE7" w:rsidP="00320CE7">
            <w:pPr>
              <w:rPr>
                <w:lang w:val="en-US"/>
              </w:rPr>
            </w:pPr>
          </w:p>
        </w:tc>
        <w:tc>
          <w:tcPr>
            <w:tcW w:w="4675" w:type="dxa"/>
          </w:tcPr>
          <w:p w14:paraId="0FBBBB36" w14:textId="5B91929A" w:rsidR="00320CE7" w:rsidRDefault="00320CE7" w:rsidP="00320CE7">
            <w:pPr>
              <w:rPr>
                <w:lang w:val="en-US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AB210BB" wp14:editId="1C38E0A1">
                      <wp:extent cx="1491864" cy="2274073"/>
                      <wp:effectExtent l="19050" t="0" r="0" b="0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91864" cy="2274073"/>
                                <a:chOff x="26669" y="-47297"/>
                                <a:chExt cx="3337560" cy="59436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5400000">
                                  <a:off x="-1276351" y="1255723"/>
                                  <a:ext cx="5943600" cy="33375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8" name="Oval 8"/>
                              <wps:cNvSpPr/>
                              <wps:spPr>
                                <a:xfrm>
                                  <a:off x="2320290" y="742950"/>
                                  <a:ext cx="449580" cy="472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444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Oval 9"/>
                              <wps:cNvSpPr/>
                              <wps:spPr>
                                <a:xfrm>
                                  <a:off x="2625090" y="3173730"/>
                                  <a:ext cx="449580" cy="472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444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Oval 13"/>
                              <wps:cNvSpPr/>
                              <wps:spPr>
                                <a:xfrm>
                                  <a:off x="849630" y="3112770"/>
                                  <a:ext cx="449580" cy="472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444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" name="Oval 15"/>
                              <wps:cNvSpPr/>
                              <wps:spPr>
                                <a:xfrm>
                                  <a:off x="217170" y="2998470"/>
                                  <a:ext cx="449580" cy="472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444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Oval 19"/>
                              <wps:cNvSpPr/>
                              <wps:spPr>
                                <a:xfrm>
                                  <a:off x="26670" y="1162050"/>
                                  <a:ext cx="449580" cy="4724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444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7EEC35" id="Group 6" o:spid="_x0000_s1026" style="width:117.45pt;height:179.05pt;mso-position-horizontal-relative:char;mso-position-vertical-relative:line" coordorigin="266,-472" coordsize="33375,594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7" o:spid="_x0000_s1027" type="#_x0000_t75" style="position:absolute;left:-12764;top:12558;width:59435;height:33376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">
                        <v:imagedata r:id="rId14" o:title=""/>
                      </v:shape>
                      <v:oval id="Oval 8" o:spid="_x0000_s1028" style="position:absolute;left:23202;top:7429;width:4496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" filled="f" strokecolor="red" strokeweight="3.5pt">
                        <v:stroke joinstyle="miter"/>
                      </v:oval>
                      <v:oval id="Oval 9" o:spid="_x0000_s1029" style="position:absolute;left:26250;top:31737;width:4496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" filled="f" strokecolor="red" strokeweight="3.5pt">
                        <v:stroke joinstyle="miter"/>
                      </v:oval>
                      <v:oval id="Oval 13" o:spid="_x0000_s1030" style="position:absolute;left:8496;top:31127;width:4496;height:4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" filled="f" strokecolor="red" strokeweight="3.5pt">
                        <v:stroke joinstyle="miter"/>
                      </v:oval>
                      <v:oval id="Oval 15" o:spid="_x0000_s1031" style="position:absolute;left:2171;top:29984;width:4496;height:47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" filled="f" strokecolor="red" strokeweight="3.5pt">
                        <v:stroke joinstyle="miter"/>
                      </v:oval>
                      <v:oval id="Oval 19" o:spid="_x0000_s1032" style="position:absolute;left:266;top:11620;width:4496;height:47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" filled="f" strokecolor="red" strokeweight="3.5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p w14:paraId="60A64E27" w14:textId="77777777" w:rsidR="00320CE7" w:rsidRDefault="00320CE7" w:rsidP="00320CE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23"/>
        <w:gridCol w:w="5527"/>
      </w:tblGrid>
      <w:tr w:rsidR="00EA3353" w14:paraId="1B5D9798" w14:textId="77777777" w:rsidTr="007B1DEB">
        <w:tc>
          <w:tcPr>
            <w:tcW w:w="3823" w:type="dxa"/>
          </w:tcPr>
          <w:p w14:paraId="4E1BEE1F" w14:textId="77777777" w:rsidR="006F34FA" w:rsidRDefault="006F34FA" w:rsidP="006F34FA">
            <w:pPr>
              <w:pStyle w:val="Heading2"/>
            </w:pPr>
            <w:r>
              <w:t xml:space="preserve">Step 2 </w:t>
            </w:r>
          </w:p>
          <w:p w14:paraId="208B07AF" w14:textId="77777777" w:rsidR="006F34FA" w:rsidRDefault="006F34FA" w:rsidP="006F34FA"/>
          <w:p w14:paraId="10B2980C" w14:textId="77777777" w:rsidR="006F34FA" w:rsidRPr="006965E0" w:rsidRDefault="006F34FA" w:rsidP="006F34FA"/>
          <w:p w14:paraId="2E7FC52C" w14:textId="77777777" w:rsidR="006F34FA" w:rsidRDefault="006F34FA" w:rsidP="006F34FA">
            <w:pPr>
              <w:spacing w:after="160" w:line="259" w:lineRule="auto"/>
              <w:rPr>
                <w:sz w:val="24"/>
                <w:szCs w:val="24"/>
              </w:rPr>
            </w:pPr>
            <w:r w:rsidRPr="000D728F">
              <w:rPr>
                <w:sz w:val="24"/>
                <w:szCs w:val="24"/>
              </w:rPr>
              <w:t xml:space="preserve">Gently pry open </w:t>
            </w:r>
            <w:r>
              <w:rPr>
                <w:sz w:val="24"/>
                <w:szCs w:val="24"/>
              </w:rPr>
              <w:t>the</w:t>
            </w:r>
            <w:r w:rsidRPr="000D728F">
              <w:rPr>
                <w:sz w:val="24"/>
                <w:szCs w:val="24"/>
              </w:rPr>
              <w:t xml:space="preserve"> top of device. Remove battery holder.</w:t>
            </w:r>
          </w:p>
          <w:p w14:paraId="76BC0764" w14:textId="77777777" w:rsidR="006F34FA" w:rsidRDefault="006F34FA" w:rsidP="006F34FA">
            <w:pPr>
              <w:spacing w:after="160" w:line="259" w:lineRule="auto"/>
              <w:rPr>
                <w:sz w:val="24"/>
                <w:szCs w:val="24"/>
              </w:rPr>
            </w:pPr>
            <w:r w:rsidRPr="000D728F">
              <w:rPr>
                <w:sz w:val="24"/>
                <w:szCs w:val="24"/>
              </w:rPr>
              <w:t>You should see the wires going to the switch that turns device on and off.</w:t>
            </w:r>
          </w:p>
          <w:p w14:paraId="26748270" w14:textId="77777777" w:rsidR="006F34FA" w:rsidRDefault="006F34FA" w:rsidP="006F34FA">
            <w:pPr>
              <w:spacing w:after="160" w:line="259" w:lineRule="auto"/>
              <w:rPr>
                <w:sz w:val="24"/>
                <w:szCs w:val="24"/>
              </w:rPr>
            </w:pPr>
          </w:p>
          <w:p w14:paraId="5EBCC6F2" w14:textId="77777777" w:rsidR="006F34FA" w:rsidRPr="000D728F" w:rsidRDefault="006F34FA" w:rsidP="006F34FA">
            <w:pPr>
              <w:spacing w:after="160" w:line="259" w:lineRule="auto"/>
              <w:rPr>
                <w:sz w:val="24"/>
                <w:szCs w:val="24"/>
              </w:rPr>
            </w:pPr>
            <w:r w:rsidRPr="000D728F">
              <w:rPr>
                <w:sz w:val="24"/>
                <w:szCs w:val="24"/>
              </w:rPr>
              <w:t xml:space="preserve">Note: The bottom does not open as it is like a clam shell. </w:t>
            </w:r>
          </w:p>
          <w:p w14:paraId="0FBB1560" w14:textId="77777777" w:rsidR="00EA3353" w:rsidRDefault="00EA3353" w:rsidP="00320CE7">
            <w:pPr>
              <w:rPr>
                <w:lang w:val="en-US"/>
              </w:rPr>
            </w:pPr>
          </w:p>
        </w:tc>
        <w:tc>
          <w:tcPr>
            <w:tcW w:w="5527" w:type="dxa"/>
          </w:tcPr>
          <w:p w14:paraId="172FAF1D" w14:textId="6AC52D9D" w:rsidR="00EA3353" w:rsidRDefault="00FF421A" w:rsidP="00320CE7">
            <w:pPr>
              <w:rPr>
                <w:lang w:val="en-US"/>
              </w:rPr>
            </w:pPr>
            <w:r w:rsidRPr="000D728F">
              <w:rPr>
                <w:noProof/>
                <w:sz w:val="24"/>
                <w:szCs w:val="24"/>
              </w:rPr>
              <w:drawing>
                <wp:inline distT="0" distB="0" distL="0" distR="0" wp14:anchorId="2973D749" wp14:editId="4793DBCC">
                  <wp:extent cx="3710940" cy="1849120"/>
                  <wp:effectExtent l="0" t="2540" r="1270" b="127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65" t="32232" r="8235"/>
                          <a:stretch/>
                        </pic:blipFill>
                        <pic:spPr bwMode="auto">
                          <a:xfrm rot="5400000">
                            <a:off x="0" y="0"/>
                            <a:ext cx="3710940" cy="1849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02A7C4" wp14:editId="0E6E74CA">
                  <wp:extent cx="1973580" cy="1480820"/>
                  <wp:effectExtent l="0" t="1270" r="6350" b="635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973580" cy="148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241B94" w14:textId="77777777" w:rsidR="00F13646" w:rsidRDefault="00F13646" w:rsidP="00320CE7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2"/>
        <w:gridCol w:w="4428"/>
      </w:tblGrid>
      <w:tr w:rsidR="007B0DB5" w14:paraId="45A44B14" w14:textId="25D7B0DF" w:rsidTr="000A2990">
        <w:tc>
          <w:tcPr>
            <w:tcW w:w="4922" w:type="dxa"/>
          </w:tcPr>
          <w:p w14:paraId="15174EFC" w14:textId="632532A6" w:rsidR="007B0DB5" w:rsidRDefault="007B0DB5" w:rsidP="007B0DB5">
            <w:pPr>
              <w:pStyle w:val="Heading2"/>
            </w:pPr>
            <w:r>
              <w:lastRenderedPageBreak/>
              <w:t>Step 3</w:t>
            </w:r>
          </w:p>
          <w:p w14:paraId="66854F5C" w14:textId="77777777" w:rsidR="007B0DB5" w:rsidRPr="007B0DB5" w:rsidRDefault="007B0DB5" w:rsidP="000A2990"/>
          <w:p w14:paraId="5D02AB0F" w14:textId="4F7CD158" w:rsidR="007B0DB5" w:rsidRDefault="007B0DB5" w:rsidP="007B0DB5">
            <w:pPr>
              <w:spacing w:after="160" w:line="259" w:lineRule="auto"/>
              <w:rPr>
                <w:sz w:val="24"/>
                <w:szCs w:val="24"/>
              </w:rPr>
            </w:pPr>
            <w:r w:rsidRPr="00ED459A">
              <w:rPr>
                <w:sz w:val="24"/>
                <w:szCs w:val="24"/>
              </w:rPr>
              <w:t xml:space="preserve">Remove </w:t>
            </w:r>
            <w:r>
              <w:rPr>
                <w:sz w:val="24"/>
                <w:szCs w:val="24"/>
              </w:rPr>
              <w:t xml:space="preserve">the </w:t>
            </w:r>
            <w:r w:rsidRPr="00ED459A">
              <w:rPr>
                <w:sz w:val="24"/>
                <w:szCs w:val="24"/>
              </w:rPr>
              <w:t xml:space="preserve">two screws that are holding the </w:t>
            </w:r>
            <w:r w:rsidR="00A328B8">
              <w:rPr>
                <w:sz w:val="24"/>
                <w:szCs w:val="24"/>
              </w:rPr>
              <w:t xml:space="preserve">orange </w:t>
            </w:r>
            <w:r w:rsidRPr="00ED459A">
              <w:rPr>
                <w:sz w:val="24"/>
                <w:szCs w:val="24"/>
              </w:rPr>
              <w:t xml:space="preserve">switch in place. </w:t>
            </w:r>
          </w:p>
          <w:p w14:paraId="4A693524" w14:textId="77777777" w:rsidR="007B0DB5" w:rsidRDefault="007B0DB5" w:rsidP="007B0DB5">
            <w:pPr>
              <w:spacing w:after="160" w:line="259" w:lineRule="auto"/>
              <w:rPr>
                <w:sz w:val="24"/>
                <w:szCs w:val="24"/>
              </w:rPr>
            </w:pPr>
            <w:r w:rsidRPr="00ED459A">
              <w:rPr>
                <w:sz w:val="24"/>
                <w:szCs w:val="24"/>
              </w:rPr>
              <w:t>(We will not need these when we put the toy back together</w:t>
            </w:r>
            <w:r>
              <w:rPr>
                <w:sz w:val="24"/>
                <w:szCs w:val="24"/>
              </w:rPr>
              <w:t>)</w:t>
            </w:r>
          </w:p>
          <w:p w14:paraId="78B15204" w14:textId="77777777" w:rsidR="007B0DB5" w:rsidRDefault="007B0DB5" w:rsidP="009E0117"/>
        </w:tc>
        <w:tc>
          <w:tcPr>
            <w:tcW w:w="4428" w:type="dxa"/>
          </w:tcPr>
          <w:p w14:paraId="5EA92903" w14:textId="6EBBD855" w:rsidR="007B0DB5" w:rsidRDefault="007B0DB5" w:rsidP="007B0DB5">
            <w:pPr>
              <w:pStyle w:val="Heading2"/>
            </w:pPr>
            <w:r>
              <w:rPr>
                <w:noProof/>
                <w:sz w:val="24"/>
                <w:szCs w:val="24"/>
              </w:rPr>
              <mc:AlternateContent>
                <mc:Choice Requires="wpg">
                  <w:drawing>
                    <wp:inline distT="0" distB="0" distL="0" distR="0" wp14:anchorId="37671D68" wp14:editId="4B954545">
                      <wp:extent cx="1156970" cy="2238377"/>
                      <wp:effectExtent l="0" t="0" r="5080" b="9525"/>
                      <wp:docPr id="36" name="Group 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56970" cy="2238377"/>
                                <a:chOff x="0" y="1"/>
                                <a:chExt cx="1156970" cy="2238377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" name="Picture 37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22103" t="-1564" r="915" b="30664"/>
                                <a:stretch/>
                              </pic:blipFill>
                              <pic:spPr bwMode="auto">
                                <a:xfrm rot="5400000">
                                  <a:off x="-540704" y="540705"/>
                                  <a:ext cx="2238377" cy="115697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38" name="Oval 38"/>
                              <wps:cNvSpPr/>
                              <wps:spPr>
                                <a:xfrm>
                                  <a:off x="539787" y="1048500"/>
                                  <a:ext cx="248398" cy="220014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444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Oval 39"/>
                              <wps:cNvSpPr/>
                              <wps:spPr>
                                <a:xfrm>
                                  <a:off x="381748" y="605168"/>
                                  <a:ext cx="248398" cy="228346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4445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2C02AB" id="Group 36" o:spid="_x0000_s1026" style="width:91.1pt;height:176.25pt;mso-position-horizontal-relative:char;mso-position-vertical-relative:line" coordorigin="" coordsize="11569,2238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">
                      <v:shape id="Picture 37" o:spid="_x0000_s1027" type="#_x0000_t75" style="position:absolute;left:-5407;top:5407;width:22383;height:11569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">
                        <v:imagedata r:id="rId18" o:title="" croptop="-1025f" cropbottom="20096f" cropleft="14485f" cropright="600f"/>
                      </v:shape>
                      <v:oval id="Oval 38" o:spid="_x0000_s1028" style="position:absolute;left:5397;top:10485;width:2484;height:2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" filled="f" strokecolor="red" strokeweight="3.5pt">
                        <v:stroke joinstyle="miter"/>
                      </v:oval>
                      <v:oval id="Oval 39" o:spid="_x0000_s1029" style="position:absolute;left:3817;top:6051;width:2484;height:2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" filled="f" strokecolor="red" strokeweight="3.5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p w14:paraId="3BED4D3C" w14:textId="77777777" w:rsidR="007B0DB5" w:rsidRDefault="007B0DB5" w:rsidP="009E0117"/>
    <w:tbl>
      <w:tblPr>
        <w:tblStyle w:val="TableGrid"/>
        <w:tblpPr w:leftFromText="180" w:rightFromText="180" w:vertAnchor="text" w:horzAnchor="margin" w:tblpY="267"/>
        <w:tblW w:w="0" w:type="auto"/>
        <w:tblLook w:val="04A0" w:firstRow="1" w:lastRow="0" w:firstColumn="1" w:lastColumn="0" w:noHBand="0" w:noVBand="1"/>
      </w:tblPr>
      <w:tblGrid>
        <w:gridCol w:w="4997"/>
        <w:gridCol w:w="4353"/>
      </w:tblGrid>
      <w:tr w:rsidR="00D838B7" w14:paraId="01772B8D" w14:textId="77777777" w:rsidTr="00D838B7">
        <w:tc>
          <w:tcPr>
            <w:tcW w:w="4997" w:type="dxa"/>
          </w:tcPr>
          <w:p w14:paraId="1540622F" w14:textId="2235C8FA" w:rsidR="00D838B7" w:rsidRDefault="00D838B7" w:rsidP="00D838B7">
            <w:pPr>
              <w:pStyle w:val="Heading2"/>
            </w:pPr>
            <w:r>
              <w:t xml:space="preserve">Step </w:t>
            </w:r>
            <w:r w:rsidR="00A328B8">
              <w:t>4</w:t>
            </w:r>
            <w:r>
              <w:t xml:space="preserve"> </w:t>
            </w:r>
          </w:p>
          <w:p w14:paraId="62036343" w14:textId="77777777" w:rsidR="00D838B7" w:rsidRDefault="00D838B7" w:rsidP="00D838B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color w:val="2B2B2B"/>
                <w:sz w:val="18"/>
                <w:szCs w:val="18"/>
              </w:rPr>
            </w:pPr>
            <w:r>
              <w:rPr>
                <w:rStyle w:val="eop"/>
                <w:rFonts w:ascii="Arial" w:eastAsiaTheme="majorEastAsia" w:hAnsi="Arial" w:cs="Arial"/>
                <w:color w:val="2B2B2B"/>
                <w:sz w:val="18"/>
                <w:szCs w:val="18"/>
              </w:rPr>
              <w:t> </w:t>
            </w:r>
          </w:p>
          <w:p w14:paraId="3703F867" w14:textId="77777777" w:rsidR="00D838B7" w:rsidRPr="00ED459A" w:rsidRDefault="00D838B7" w:rsidP="00D838B7">
            <w:pPr>
              <w:spacing w:after="160" w:line="259" w:lineRule="auto"/>
              <w:rPr>
                <w:sz w:val="24"/>
                <w:szCs w:val="24"/>
              </w:rPr>
            </w:pPr>
            <w:r w:rsidRPr="00ED459A">
              <w:rPr>
                <w:sz w:val="24"/>
                <w:szCs w:val="24"/>
              </w:rPr>
              <w:t>Unsolder the</w:t>
            </w:r>
            <w:r>
              <w:rPr>
                <w:sz w:val="24"/>
                <w:szCs w:val="24"/>
              </w:rPr>
              <w:t xml:space="preserve"> 2 </w:t>
            </w:r>
            <w:r w:rsidRPr="00ED459A">
              <w:rPr>
                <w:sz w:val="24"/>
                <w:szCs w:val="24"/>
              </w:rPr>
              <w:t xml:space="preserve">wires </w:t>
            </w:r>
            <w:r>
              <w:rPr>
                <w:sz w:val="24"/>
                <w:szCs w:val="24"/>
              </w:rPr>
              <w:t>from</w:t>
            </w:r>
            <w:r w:rsidRPr="00ED459A">
              <w:rPr>
                <w:sz w:val="24"/>
                <w:szCs w:val="24"/>
              </w:rPr>
              <w:t xml:space="preserve"> the</w:t>
            </w:r>
            <w:r>
              <w:rPr>
                <w:sz w:val="24"/>
                <w:szCs w:val="24"/>
              </w:rPr>
              <w:t xml:space="preserve"> orange </w:t>
            </w:r>
            <w:r w:rsidRPr="00ED459A">
              <w:rPr>
                <w:sz w:val="24"/>
                <w:szCs w:val="24"/>
              </w:rPr>
              <w:t>switch mechanism</w:t>
            </w:r>
            <w:r>
              <w:rPr>
                <w:sz w:val="24"/>
                <w:szCs w:val="24"/>
              </w:rPr>
              <w:t>. The wires may be both red, or black and red.</w:t>
            </w:r>
          </w:p>
          <w:p w14:paraId="2E5D52F2" w14:textId="77777777" w:rsidR="00D838B7" w:rsidRDefault="00D838B7" w:rsidP="00D838B7">
            <w:pPr>
              <w:spacing w:after="160" w:line="259" w:lineRule="auto"/>
              <w:rPr>
                <w:sz w:val="24"/>
                <w:szCs w:val="24"/>
              </w:rPr>
            </w:pPr>
          </w:p>
          <w:p w14:paraId="09E2CCFB" w14:textId="77777777" w:rsidR="00ED33DB" w:rsidRDefault="00D838B7" w:rsidP="00D838B7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Remove the orange switch mechanism and set it aside. </w:t>
            </w:r>
          </w:p>
          <w:p w14:paraId="4D43EB59" w14:textId="4F0FA96E" w:rsidR="00D838B7" w:rsidRPr="00ED459A" w:rsidRDefault="00D838B7" w:rsidP="00D838B7">
            <w:pPr>
              <w:spacing w:after="160" w:line="259" w:lineRule="auto"/>
              <w:rPr>
                <w:sz w:val="24"/>
                <w:szCs w:val="24"/>
              </w:rPr>
            </w:pPr>
            <w:r w:rsidRPr="00ED459A">
              <w:rPr>
                <w:sz w:val="24"/>
                <w:szCs w:val="24"/>
              </w:rPr>
              <w:t>(</w:t>
            </w:r>
            <w:r w:rsidR="00ED33DB">
              <w:rPr>
                <w:sz w:val="24"/>
                <w:szCs w:val="24"/>
              </w:rPr>
              <w:t>T</w:t>
            </w:r>
            <w:r w:rsidRPr="00ED459A">
              <w:rPr>
                <w:sz w:val="24"/>
                <w:szCs w:val="24"/>
              </w:rPr>
              <w:t xml:space="preserve">his orange switch mechanism </w:t>
            </w:r>
            <w:r w:rsidR="00ED33DB">
              <w:rPr>
                <w:sz w:val="24"/>
                <w:szCs w:val="24"/>
              </w:rPr>
              <w:t xml:space="preserve">is not required </w:t>
            </w:r>
            <w:r w:rsidRPr="00ED459A">
              <w:rPr>
                <w:sz w:val="24"/>
                <w:szCs w:val="24"/>
              </w:rPr>
              <w:t xml:space="preserve">when </w:t>
            </w:r>
            <w:r w:rsidR="00ED33DB">
              <w:rPr>
                <w:sz w:val="24"/>
                <w:szCs w:val="24"/>
              </w:rPr>
              <w:t>the toy is reassembled.</w:t>
            </w:r>
            <w:r w:rsidRPr="00ED459A">
              <w:rPr>
                <w:sz w:val="24"/>
                <w:szCs w:val="24"/>
              </w:rPr>
              <w:t>)</w:t>
            </w:r>
          </w:p>
          <w:p w14:paraId="5CC5CA30" w14:textId="77777777" w:rsidR="00D838B7" w:rsidRDefault="00D838B7" w:rsidP="00D838B7"/>
        </w:tc>
        <w:tc>
          <w:tcPr>
            <w:tcW w:w="4353" w:type="dxa"/>
          </w:tcPr>
          <w:p w14:paraId="2AEA8182" w14:textId="77777777" w:rsidR="00D838B7" w:rsidRDefault="00D838B7" w:rsidP="00D838B7">
            <w:pPr>
              <w:pStyle w:val="Heading2"/>
            </w:pPr>
            <w:r w:rsidRPr="00ED459A">
              <w:rPr>
                <w:noProof/>
                <w:sz w:val="24"/>
                <w:szCs w:val="24"/>
              </w:rPr>
              <w:drawing>
                <wp:inline distT="0" distB="0" distL="0" distR="0" wp14:anchorId="53CE7319" wp14:editId="6BBA57C1">
                  <wp:extent cx="2427913" cy="1363158"/>
                  <wp:effectExtent l="0" t="952" r="0" b="0"/>
                  <wp:docPr id="33" name="Picture 33" descr="A picture containing tool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 descr="A picture containing tool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2427913" cy="13631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D64C43" w14:textId="360A2588" w:rsidR="00F0537A" w:rsidRDefault="002314C7" w:rsidP="00977091">
      <w:r>
        <w:t xml:space="preserve"> </w:t>
      </w:r>
    </w:p>
    <w:p w14:paraId="44DA6F80" w14:textId="77777777" w:rsidR="00D838B7" w:rsidRDefault="00D838B7" w:rsidP="009770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0"/>
        <w:gridCol w:w="4510"/>
      </w:tblGrid>
      <w:tr w:rsidR="00F12092" w14:paraId="53F6F6F2" w14:textId="07E19728" w:rsidTr="000A2990">
        <w:tc>
          <w:tcPr>
            <w:tcW w:w="4840" w:type="dxa"/>
          </w:tcPr>
          <w:p w14:paraId="0E0D1D34" w14:textId="5EA1C5F4" w:rsidR="00F12092" w:rsidRDefault="00F12092" w:rsidP="005A051F">
            <w:pPr>
              <w:pStyle w:val="Heading2"/>
            </w:pPr>
            <w:r>
              <w:t xml:space="preserve">Step </w:t>
            </w:r>
            <w:r w:rsidR="00A328B8">
              <w:t>5</w:t>
            </w:r>
            <w:r>
              <w:t xml:space="preserve"> </w:t>
            </w:r>
          </w:p>
          <w:p w14:paraId="00EF2DC1" w14:textId="77777777" w:rsidR="002B264F" w:rsidRPr="002B264F" w:rsidRDefault="002B264F" w:rsidP="002B264F"/>
          <w:p w14:paraId="4DCA30EC" w14:textId="28698F08" w:rsidR="00F12092" w:rsidRPr="00ED459A" w:rsidRDefault="00F12092" w:rsidP="005A051F">
            <w:pPr>
              <w:spacing w:after="160" w:line="259" w:lineRule="auto"/>
              <w:rPr>
                <w:sz w:val="24"/>
                <w:szCs w:val="24"/>
              </w:rPr>
            </w:pPr>
            <w:r w:rsidRPr="00ED459A">
              <w:rPr>
                <w:sz w:val="24"/>
                <w:szCs w:val="24"/>
              </w:rPr>
              <w:t xml:space="preserve">Solder the wires to </w:t>
            </w:r>
            <w:r>
              <w:rPr>
                <w:sz w:val="24"/>
                <w:szCs w:val="24"/>
              </w:rPr>
              <w:t>the</w:t>
            </w:r>
            <w:r w:rsidRPr="00ED459A">
              <w:rPr>
                <w:sz w:val="24"/>
                <w:szCs w:val="24"/>
              </w:rPr>
              <w:t xml:space="preserve"> </w:t>
            </w:r>
            <w:r w:rsidR="00544D64">
              <w:rPr>
                <w:sz w:val="24"/>
                <w:szCs w:val="24"/>
              </w:rPr>
              <w:t xml:space="preserve">tip and sleeve contacts of the </w:t>
            </w:r>
            <w:r w:rsidRPr="00ED459A">
              <w:rPr>
                <w:sz w:val="24"/>
                <w:szCs w:val="24"/>
              </w:rPr>
              <w:t>switch jack.</w:t>
            </w:r>
            <w:r>
              <w:rPr>
                <w:noProof/>
              </w:rPr>
              <w:t xml:space="preserve"> </w:t>
            </w:r>
          </w:p>
          <w:p w14:paraId="55815AE6" w14:textId="77777777" w:rsidR="00F12092" w:rsidRDefault="00F12092" w:rsidP="00977091"/>
          <w:p w14:paraId="44358332" w14:textId="30FF8440" w:rsidR="00F12092" w:rsidRDefault="00F12092" w:rsidP="00977091"/>
        </w:tc>
        <w:tc>
          <w:tcPr>
            <w:tcW w:w="4510" w:type="dxa"/>
          </w:tcPr>
          <w:p w14:paraId="74709F49" w14:textId="4BCC720F" w:rsidR="00F12092" w:rsidRDefault="00F12092" w:rsidP="005A051F">
            <w:pPr>
              <w:pStyle w:val="Heading2"/>
            </w:pPr>
            <w:r>
              <w:rPr>
                <w:noProof/>
              </w:rPr>
              <w:drawing>
                <wp:inline distT="0" distB="0" distL="0" distR="0" wp14:anchorId="7D408562" wp14:editId="3E5034F0">
                  <wp:extent cx="956513" cy="1728664"/>
                  <wp:effectExtent l="0" t="508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956513" cy="1728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FFC598" w14:textId="77777777" w:rsidR="005A051F" w:rsidRDefault="005A051F" w:rsidP="009770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0537A" w14:paraId="55A19A23" w14:textId="77777777" w:rsidTr="00F0537A">
        <w:tc>
          <w:tcPr>
            <w:tcW w:w="9350" w:type="dxa"/>
          </w:tcPr>
          <w:p w14:paraId="2C7B79FE" w14:textId="1BA3B66B" w:rsidR="00F0537A" w:rsidRDefault="00F0537A" w:rsidP="00F0537A">
            <w:pPr>
              <w:pStyle w:val="Heading2"/>
            </w:pPr>
            <w:r>
              <w:lastRenderedPageBreak/>
              <w:t xml:space="preserve">Step </w:t>
            </w:r>
            <w:r w:rsidR="00A328B8">
              <w:t>6</w:t>
            </w:r>
          </w:p>
          <w:p w14:paraId="0D5D681C" w14:textId="77777777" w:rsidR="002B264F" w:rsidRPr="002B264F" w:rsidRDefault="002B264F" w:rsidP="002B264F"/>
          <w:p w14:paraId="05F2FB5C" w14:textId="7F509240" w:rsidR="00F0537A" w:rsidRDefault="00356284" w:rsidP="004628DE">
            <w:r>
              <w:rPr>
                <w:sz w:val="24"/>
                <w:szCs w:val="24"/>
              </w:rPr>
              <w:t>Before reassembling the toy, t</w:t>
            </w:r>
            <w:r w:rsidR="00F0537A" w:rsidRPr="00ED459A">
              <w:rPr>
                <w:sz w:val="24"/>
                <w:szCs w:val="24"/>
              </w:rPr>
              <w:t>est</w:t>
            </w:r>
            <w:r>
              <w:rPr>
                <w:sz w:val="24"/>
                <w:szCs w:val="24"/>
              </w:rPr>
              <w:t xml:space="preserve"> the Switch Adapted Bubble Blower Fan by </w:t>
            </w:r>
            <w:r w:rsidR="004628DE">
              <w:rPr>
                <w:sz w:val="24"/>
                <w:szCs w:val="24"/>
              </w:rPr>
              <w:t>plugging in an assistive switch.</w:t>
            </w:r>
          </w:p>
        </w:tc>
      </w:tr>
    </w:tbl>
    <w:p w14:paraId="3AE2E41B" w14:textId="19970638" w:rsidR="00A770A4" w:rsidRDefault="00A770A4" w:rsidP="0097709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770A4" w14:paraId="7F2B1AE3" w14:textId="77777777" w:rsidTr="00A770A4">
        <w:tc>
          <w:tcPr>
            <w:tcW w:w="4675" w:type="dxa"/>
          </w:tcPr>
          <w:p w14:paraId="57C67DF6" w14:textId="7F974175" w:rsidR="00DA6502" w:rsidRDefault="00DA6502" w:rsidP="00DA6502">
            <w:pPr>
              <w:pStyle w:val="Heading2"/>
            </w:pPr>
            <w:r>
              <w:t xml:space="preserve">Step </w:t>
            </w:r>
            <w:r w:rsidR="00A328B8">
              <w:t>7</w:t>
            </w:r>
            <w:r>
              <w:t xml:space="preserve"> </w:t>
            </w:r>
          </w:p>
          <w:p w14:paraId="56F18BDB" w14:textId="77777777" w:rsidR="002B264F" w:rsidRPr="002B264F" w:rsidRDefault="002B264F" w:rsidP="002B264F"/>
          <w:p w14:paraId="74DB248D" w14:textId="77EAB252" w:rsidR="00DA6502" w:rsidRDefault="00DA6502" w:rsidP="00DA650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Insert the switch jack into the </w:t>
            </w:r>
            <w:r w:rsidR="00405BA6">
              <w:rPr>
                <w:sz w:val="24"/>
                <w:szCs w:val="24"/>
              </w:rPr>
              <w:t>hole left by the original switch.</w:t>
            </w:r>
          </w:p>
          <w:p w14:paraId="267691F8" w14:textId="77777777" w:rsidR="00405BA6" w:rsidRPr="00ED459A" w:rsidRDefault="00405BA6" w:rsidP="00DA6502">
            <w:pPr>
              <w:rPr>
                <w:sz w:val="24"/>
                <w:szCs w:val="24"/>
              </w:rPr>
            </w:pPr>
          </w:p>
          <w:p w14:paraId="69594945" w14:textId="0E5CA854" w:rsidR="00A770A4" w:rsidRDefault="004214BC" w:rsidP="00977091">
            <w:r>
              <w:t>It may be helpful to bend the switch contacts</w:t>
            </w:r>
            <w:r w:rsidR="00380840">
              <w:t xml:space="preserve"> on the jack</w:t>
            </w:r>
            <w:r>
              <w:t xml:space="preserve"> to make it easier </w:t>
            </w:r>
            <w:r w:rsidR="00380840">
              <w:t>to reassemble the toy.</w:t>
            </w:r>
          </w:p>
        </w:tc>
        <w:tc>
          <w:tcPr>
            <w:tcW w:w="4675" w:type="dxa"/>
          </w:tcPr>
          <w:p w14:paraId="215CC62B" w14:textId="203F6BB4" w:rsidR="00A770A4" w:rsidRDefault="00DA6502" w:rsidP="00977091">
            <w:r>
              <w:rPr>
                <w:noProof/>
              </w:rPr>
              <w:drawing>
                <wp:anchor distT="0" distB="0" distL="114300" distR="114300" simplePos="0" relativeHeight="251658242" behindDoc="0" locked="0" layoutInCell="1" allowOverlap="1" wp14:anchorId="340EC0F7" wp14:editId="260BB4F4">
                  <wp:simplePos x="0" y="0"/>
                  <wp:positionH relativeFrom="page">
                    <wp:posOffset>1036726</wp:posOffset>
                  </wp:positionH>
                  <wp:positionV relativeFrom="paragraph">
                    <wp:posOffset>497967</wp:posOffset>
                  </wp:positionV>
                  <wp:extent cx="1066800" cy="969645"/>
                  <wp:effectExtent l="0" t="0" r="0" b="1905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9696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A770A4">
              <w:rPr>
                <w:noProof/>
                <w:sz w:val="24"/>
              </w:rPr>
              <w:drawing>
                <wp:inline distT="0" distB="0" distL="0" distR="0" wp14:anchorId="7174AE43" wp14:editId="2A29BF59">
                  <wp:extent cx="2334895" cy="2377440"/>
                  <wp:effectExtent l="0" t="0" r="8255" b="381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4895" cy="23774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0A4" w14:paraId="5B7FFC43" w14:textId="77777777" w:rsidTr="00A770A4">
        <w:tc>
          <w:tcPr>
            <w:tcW w:w="4675" w:type="dxa"/>
          </w:tcPr>
          <w:p w14:paraId="777CD731" w14:textId="77777777" w:rsidR="00A770A4" w:rsidRDefault="00A770A4" w:rsidP="00977091"/>
        </w:tc>
        <w:tc>
          <w:tcPr>
            <w:tcW w:w="4675" w:type="dxa"/>
          </w:tcPr>
          <w:p w14:paraId="0B5874A8" w14:textId="7F0AE085" w:rsidR="00A770A4" w:rsidRDefault="00A770A4" w:rsidP="00977091">
            <w:pPr>
              <w:rPr>
                <w:noProof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5AC96968" wp14:editId="1E9E707B">
                  <wp:extent cx="1525905" cy="202628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905" cy="202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EAB5B3" w14:textId="0D060FE9" w:rsidR="00977091" w:rsidRDefault="00977091" w:rsidP="00E511CC">
      <w:pPr>
        <w:spacing w:after="160" w:line="259" w:lineRule="auto"/>
      </w:pPr>
    </w:p>
    <w:p w14:paraId="78AEC36B" w14:textId="4E62D94F" w:rsidR="00977091" w:rsidDel="00A77261" w:rsidRDefault="00977091" w:rsidP="00E511CC">
      <w:pPr>
        <w:spacing w:after="160" w:line="259" w:lineRule="auto"/>
        <w:rPr>
          <w:del w:id="0" w:author="Jake McIvor" w:date="2022-07-05T11:39:00Z"/>
        </w:rPr>
      </w:pPr>
    </w:p>
    <w:p w14:paraId="061E95C3" w14:textId="03B8E8F6" w:rsidR="00977091" w:rsidDel="00A77261" w:rsidRDefault="00977091" w:rsidP="00E511CC">
      <w:pPr>
        <w:spacing w:after="160" w:line="259" w:lineRule="auto"/>
        <w:rPr>
          <w:del w:id="1" w:author="Jake McIvor" w:date="2022-07-05T11:39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54"/>
        <w:gridCol w:w="5196"/>
      </w:tblGrid>
      <w:tr w:rsidR="00F52623" w14:paraId="591D7294" w14:textId="5684EDA8" w:rsidTr="000A2990">
        <w:tc>
          <w:tcPr>
            <w:tcW w:w="6426" w:type="dxa"/>
          </w:tcPr>
          <w:p w14:paraId="233657E9" w14:textId="34815408" w:rsidR="00F52623" w:rsidRDefault="00F52623" w:rsidP="00E511CC">
            <w:pPr>
              <w:pStyle w:val="Heading2"/>
            </w:pPr>
            <w:r>
              <w:lastRenderedPageBreak/>
              <w:t xml:space="preserve">Step </w:t>
            </w:r>
            <w:r w:rsidR="00A328B8">
              <w:t>8</w:t>
            </w:r>
          </w:p>
          <w:p w14:paraId="6DE31788" w14:textId="78766383" w:rsidR="00F52623" w:rsidRDefault="00F52623" w:rsidP="00E511CC"/>
          <w:p w14:paraId="0663F159" w14:textId="08BE9F07" w:rsidR="00F52623" w:rsidRPr="00ED459A" w:rsidRDefault="00F52623" w:rsidP="002D4AE1">
            <w:pPr>
              <w:spacing w:after="160" w:line="259" w:lineRule="auto"/>
              <w:rPr>
                <w:sz w:val="24"/>
                <w:szCs w:val="24"/>
              </w:rPr>
            </w:pPr>
            <w:r w:rsidRPr="00ED459A">
              <w:rPr>
                <w:sz w:val="24"/>
                <w:szCs w:val="24"/>
              </w:rPr>
              <w:t>Place switch that is soldered</w:t>
            </w:r>
            <w:r w:rsidR="000A2990">
              <w:rPr>
                <w:sz w:val="24"/>
                <w:szCs w:val="24"/>
              </w:rPr>
              <w:t xml:space="preserve"> into the slot of the original switch. </w:t>
            </w:r>
          </w:p>
          <w:p w14:paraId="76D74C00" w14:textId="08170356" w:rsidR="00F52623" w:rsidRPr="00ED459A" w:rsidRDefault="00F52623" w:rsidP="00E07A4F">
            <w:pPr>
              <w:spacing w:after="160" w:line="259" w:lineRule="auto"/>
              <w:rPr>
                <w:sz w:val="24"/>
                <w:szCs w:val="24"/>
              </w:rPr>
            </w:pPr>
            <w:r w:rsidRPr="00ED459A">
              <w:rPr>
                <w:sz w:val="24"/>
                <w:szCs w:val="24"/>
              </w:rPr>
              <w:t xml:space="preserve">Apply </w:t>
            </w:r>
            <w:r>
              <w:rPr>
                <w:sz w:val="24"/>
                <w:szCs w:val="24"/>
              </w:rPr>
              <w:t>h</w:t>
            </w:r>
            <w:r w:rsidRPr="00ED459A">
              <w:rPr>
                <w:sz w:val="24"/>
                <w:szCs w:val="24"/>
              </w:rPr>
              <w:t>ot glue around switch hole</w:t>
            </w:r>
            <w:r>
              <w:rPr>
                <w:sz w:val="24"/>
                <w:szCs w:val="24"/>
              </w:rPr>
              <w:t>.</w:t>
            </w:r>
          </w:p>
          <w:p w14:paraId="6A6C559E" w14:textId="729B93A9" w:rsidR="00F52623" w:rsidRDefault="00F52623" w:rsidP="00BA19F7">
            <w:pPr>
              <w:spacing w:after="160" w:line="259" w:lineRule="auto"/>
            </w:pPr>
            <w:r w:rsidRPr="00ED459A">
              <w:rPr>
                <w:sz w:val="24"/>
                <w:szCs w:val="24"/>
              </w:rPr>
              <w:t>Clear extra glue from outside of bubble gun once it hardens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2924" w:type="dxa"/>
          </w:tcPr>
          <w:p w14:paraId="449E2890" w14:textId="754B5470" w:rsidR="00F52623" w:rsidRDefault="00F52623" w:rsidP="00E511CC">
            <w:pPr>
              <w:pStyle w:val="Heading2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77C49C" wp14:editId="0B9BA5C7">
                  <wp:extent cx="3157855" cy="1770467"/>
                  <wp:effectExtent l="0" t="0" r="4445" b="127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7855" cy="17704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1D779" w14:textId="5E93C90E" w:rsidR="002A338D" w:rsidRDefault="002314C7" w:rsidP="001260D5">
      <w:r>
        <w:t xml:space="preserve"> </w:t>
      </w:r>
    </w:p>
    <w:tbl>
      <w:tblPr>
        <w:tblStyle w:val="TableGrid"/>
        <w:tblpPr w:leftFromText="180" w:rightFromText="180" w:vertAnchor="text" w:horzAnchor="margin" w:tblpY="115"/>
        <w:tblW w:w="0" w:type="auto"/>
        <w:tblLook w:val="04A0" w:firstRow="1" w:lastRow="0" w:firstColumn="1" w:lastColumn="0" w:noHBand="0" w:noVBand="1"/>
      </w:tblPr>
      <w:tblGrid>
        <w:gridCol w:w="4861"/>
        <w:gridCol w:w="4489"/>
      </w:tblGrid>
      <w:tr w:rsidR="00F52623" w14:paraId="40828527" w14:textId="7DE9AD5D" w:rsidTr="000A2990">
        <w:trPr>
          <w:trHeight w:val="252"/>
        </w:trPr>
        <w:tc>
          <w:tcPr>
            <w:tcW w:w="4861" w:type="dxa"/>
          </w:tcPr>
          <w:p w14:paraId="377B928E" w14:textId="461DE45E" w:rsidR="00F52623" w:rsidRDefault="00F52623" w:rsidP="008819A0">
            <w:pPr>
              <w:pStyle w:val="Heading2"/>
            </w:pPr>
            <w:r>
              <w:t xml:space="preserve">Step </w:t>
            </w:r>
            <w:r w:rsidR="00A328B8">
              <w:t>9</w:t>
            </w:r>
          </w:p>
          <w:p w14:paraId="1AB22B6D" w14:textId="7CB284D7" w:rsidR="00F52623" w:rsidRDefault="00F52623" w:rsidP="008819A0"/>
          <w:p w14:paraId="4038C645" w14:textId="296EAC32" w:rsidR="00F52623" w:rsidRPr="000D728F" w:rsidRDefault="00A328B8" w:rsidP="008819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Replace the battery cover.</w:t>
            </w:r>
          </w:p>
          <w:p w14:paraId="71B0D922" w14:textId="57B152F3" w:rsidR="00F52623" w:rsidRDefault="00F52623" w:rsidP="008819A0"/>
          <w:p w14:paraId="48C82AAA" w14:textId="4219954C" w:rsidR="00F52623" w:rsidRDefault="00F52623" w:rsidP="008819A0"/>
          <w:p w14:paraId="6A8160C5" w14:textId="006A4F72" w:rsidR="00F52623" w:rsidRDefault="00F52623" w:rsidP="008819A0"/>
          <w:p w14:paraId="09766EC8" w14:textId="5E48DD7B" w:rsidR="00F52623" w:rsidRDefault="00F52623" w:rsidP="008819A0"/>
          <w:p w14:paraId="2C6594BF" w14:textId="5D9133F6" w:rsidR="00F52623" w:rsidRDefault="00F52623" w:rsidP="008819A0"/>
          <w:p w14:paraId="2683530A" w14:textId="77777777" w:rsidR="00F52623" w:rsidRDefault="00F52623" w:rsidP="008819A0"/>
          <w:p w14:paraId="09BA5379" w14:textId="50C35F2B" w:rsidR="00F52623" w:rsidRDefault="00F52623" w:rsidP="008819A0"/>
          <w:p w14:paraId="5966316A" w14:textId="77777777" w:rsidR="00F52623" w:rsidRDefault="00F52623" w:rsidP="008819A0"/>
        </w:tc>
        <w:tc>
          <w:tcPr>
            <w:tcW w:w="4489" w:type="dxa"/>
          </w:tcPr>
          <w:p w14:paraId="08ACCA31" w14:textId="497B2BBA" w:rsidR="00F52623" w:rsidRDefault="00F52623" w:rsidP="008819A0">
            <w:pPr>
              <w:pStyle w:val="Heading2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5495CD5" wp14:editId="6C37A007">
                  <wp:extent cx="1813452" cy="2402034"/>
                  <wp:effectExtent l="0" t="8572" r="7302" b="7303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035" r="20333"/>
                          <a:stretch/>
                        </pic:blipFill>
                        <pic:spPr bwMode="auto">
                          <a:xfrm rot="5400000">
                            <a:off x="0" y="0"/>
                            <a:ext cx="1816016" cy="2405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E90C14" w14:textId="6F1A1503" w:rsidR="00977091" w:rsidRDefault="00977091" w:rsidP="007E089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7"/>
        <w:gridCol w:w="4473"/>
      </w:tblGrid>
      <w:tr w:rsidR="00F52623" w14:paraId="509738AB" w14:textId="0B7DE4E8" w:rsidTr="000A2990">
        <w:tc>
          <w:tcPr>
            <w:tcW w:w="4877" w:type="dxa"/>
          </w:tcPr>
          <w:p w14:paraId="764787B9" w14:textId="02885313" w:rsidR="00F52623" w:rsidRDefault="00F52623" w:rsidP="008819A0">
            <w:pPr>
              <w:pStyle w:val="Heading2"/>
            </w:pPr>
            <w:r>
              <w:t xml:space="preserve">Step </w:t>
            </w:r>
            <w:r w:rsidR="00A328B8">
              <w:t>10</w:t>
            </w:r>
          </w:p>
          <w:p w14:paraId="5C9C48C0" w14:textId="12AB4D6C" w:rsidR="00F52623" w:rsidRDefault="00F52623" w:rsidP="008819A0"/>
          <w:p w14:paraId="78342C74" w14:textId="3300ABC2" w:rsidR="00F52623" w:rsidRDefault="006441B2" w:rsidP="008819A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Replace the </w:t>
            </w:r>
            <w:r w:rsidR="00F52623" w:rsidRPr="00ED459A">
              <w:rPr>
                <w:sz w:val="24"/>
                <w:szCs w:val="24"/>
              </w:rPr>
              <w:t>casing and reinsert the 5 screws.</w:t>
            </w:r>
          </w:p>
          <w:p w14:paraId="0BB5B524" w14:textId="53E61B5D" w:rsidR="00F52623" w:rsidRDefault="00F52623" w:rsidP="008819A0"/>
          <w:p w14:paraId="3DB493E7" w14:textId="6C984926" w:rsidR="00F52623" w:rsidRDefault="00F52623" w:rsidP="008819A0"/>
          <w:p w14:paraId="293B29E5" w14:textId="5DC31007" w:rsidR="00F52623" w:rsidRDefault="00F52623" w:rsidP="008819A0"/>
          <w:p w14:paraId="1F4AD495" w14:textId="14CA0B28" w:rsidR="00F52623" w:rsidRDefault="00F52623" w:rsidP="008819A0"/>
          <w:p w14:paraId="4CD288FD" w14:textId="3042DAA2" w:rsidR="00F52623" w:rsidRDefault="00F52623" w:rsidP="008819A0"/>
          <w:p w14:paraId="0FCA4714" w14:textId="77777777" w:rsidR="00F52623" w:rsidRDefault="00F52623" w:rsidP="008819A0"/>
          <w:p w14:paraId="151E4146" w14:textId="2D206B93" w:rsidR="00F52623" w:rsidRPr="008819A0" w:rsidRDefault="00F52623" w:rsidP="008819A0"/>
          <w:p w14:paraId="673E001D" w14:textId="049A5727" w:rsidR="00F52623" w:rsidRDefault="00F52623" w:rsidP="00D31AD3">
            <w:pPr>
              <w:jc w:val="center"/>
            </w:pPr>
          </w:p>
        </w:tc>
        <w:tc>
          <w:tcPr>
            <w:tcW w:w="4473" w:type="dxa"/>
          </w:tcPr>
          <w:p w14:paraId="77C33FCE" w14:textId="0B93414B" w:rsidR="00F52623" w:rsidRPr="008819A0" w:rsidRDefault="00F52623" w:rsidP="008819A0">
            <w:pPr>
              <w:pStyle w:val="Heading2"/>
              <w:rPr>
                <w:noProof/>
              </w:rPr>
            </w:pPr>
            <w:r w:rsidRPr="008819A0">
              <w:rPr>
                <w:noProof/>
              </w:rPr>
              <w:drawing>
                <wp:inline distT="0" distB="0" distL="0" distR="0" wp14:anchorId="2B3C7F0A" wp14:editId="6A409684">
                  <wp:extent cx="1438910" cy="1765190"/>
                  <wp:effectExtent l="0" t="0" r="8890" b="698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1273"/>
                          <a:stretch/>
                        </pic:blipFill>
                        <pic:spPr bwMode="auto">
                          <a:xfrm>
                            <a:off x="0" y="0"/>
                            <a:ext cx="1438910" cy="1765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35B165" w14:textId="0E500849" w:rsidR="009D2FE1" w:rsidRDefault="007E089A" w:rsidP="00BC2BD5"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811"/>
      </w:tblGrid>
      <w:tr w:rsidR="00A961A7" w14:paraId="0F2B70A5" w14:textId="7B98BEAB" w:rsidTr="000A2990">
        <w:tc>
          <w:tcPr>
            <w:tcW w:w="3539" w:type="dxa"/>
          </w:tcPr>
          <w:p w14:paraId="3095C60B" w14:textId="26CA8B39" w:rsidR="00A961A7" w:rsidRDefault="005236A4" w:rsidP="009D2FE1">
            <w:pPr>
              <w:pStyle w:val="Heading2"/>
            </w:pPr>
            <w:r>
              <w:lastRenderedPageBreak/>
              <w:t>Complete</w:t>
            </w:r>
          </w:p>
          <w:p w14:paraId="7CDB5AF3" w14:textId="77777777" w:rsidR="00A961A7" w:rsidRDefault="00A961A7" w:rsidP="009D2FE1"/>
          <w:p w14:paraId="063D1D02" w14:textId="53E64C1A" w:rsidR="00A961A7" w:rsidRPr="001B6C5E" w:rsidRDefault="005236A4" w:rsidP="009D2F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Test the Switch Adapted Bubble </w:t>
            </w:r>
            <w:r w:rsidR="00A961A7" w:rsidRPr="001B6C5E">
              <w:rPr>
                <w:sz w:val="24"/>
                <w:szCs w:val="24"/>
              </w:rPr>
              <w:t>Complete final test with switch.</w:t>
            </w:r>
          </w:p>
          <w:p w14:paraId="718E8B99" w14:textId="77777777" w:rsidR="00A961A7" w:rsidRPr="001B6C5E" w:rsidRDefault="00A961A7" w:rsidP="009D2FE1">
            <w:pPr>
              <w:rPr>
                <w:sz w:val="24"/>
                <w:szCs w:val="24"/>
              </w:rPr>
            </w:pPr>
            <w:r w:rsidRPr="001B6C5E">
              <w:rPr>
                <w:sz w:val="24"/>
                <w:szCs w:val="24"/>
              </w:rPr>
              <w:t>Begin blowing bubbles.</w:t>
            </w:r>
          </w:p>
          <w:p w14:paraId="7F26D0F6" w14:textId="77777777" w:rsidR="00A961A7" w:rsidRDefault="00A961A7" w:rsidP="00BC2BD5"/>
        </w:tc>
        <w:tc>
          <w:tcPr>
            <w:tcW w:w="5811" w:type="dxa"/>
          </w:tcPr>
          <w:p w14:paraId="2DD79AB6" w14:textId="1F490280" w:rsidR="00A961A7" w:rsidRDefault="00A961A7" w:rsidP="009D2FE1">
            <w:pPr>
              <w:pStyle w:val="Heading2"/>
            </w:pPr>
            <w:r>
              <w:rPr>
                <w:noProof/>
              </w:rPr>
              <w:drawing>
                <wp:inline distT="0" distB="0" distL="0" distR="0" wp14:anchorId="4EF19EE6" wp14:editId="2669B273">
                  <wp:extent cx="3297018" cy="2736050"/>
                  <wp:effectExtent l="0" t="508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9592"/>
                          <a:stretch/>
                        </pic:blipFill>
                        <pic:spPr bwMode="auto">
                          <a:xfrm rot="5400000">
                            <a:off x="0" y="0"/>
                            <a:ext cx="3322808" cy="27574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F8BAE9" w14:textId="64D839FE" w:rsidR="00DD0BE4" w:rsidRDefault="00DD0BE4" w:rsidP="00BC2BD5"/>
    <w:p w14:paraId="40F3DB29" w14:textId="77777777" w:rsidR="009D2FE1" w:rsidRDefault="009D2FE1" w:rsidP="00BC2BD5"/>
    <w:p w14:paraId="6B66D11A" w14:textId="6270C5E8" w:rsidR="00B23603" w:rsidRDefault="00B23603" w:rsidP="00BC2BD5"/>
    <w:p w14:paraId="59C78C0D" w14:textId="77777777" w:rsidR="0016339A" w:rsidRDefault="0016339A" w:rsidP="00BC2BD5"/>
    <w:p w14:paraId="6A541A1F" w14:textId="377B1418" w:rsidR="0016339A" w:rsidRDefault="0016339A">
      <w:r>
        <w:br w:type="page"/>
      </w:r>
    </w:p>
    <w:p w14:paraId="61E02C63" w14:textId="77777777" w:rsidR="0016339A" w:rsidRDefault="0016339A" w:rsidP="00BC2BD5"/>
    <w:p w14:paraId="07BEA7BA" w14:textId="2CF90B5E" w:rsidR="0016339A" w:rsidRDefault="0016339A" w:rsidP="00BC2BD5"/>
    <w:p w14:paraId="6AD283D2" w14:textId="77777777" w:rsidR="000765E3" w:rsidRDefault="000765E3" w:rsidP="00BC2BD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765E3" w14:paraId="6178A5A5" w14:textId="77777777" w:rsidTr="000765E3">
        <w:tc>
          <w:tcPr>
            <w:tcW w:w="4675" w:type="dxa"/>
          </w:tcPr>
          <w:p w14:paraId="65913E77" w14:textId="2AA233D8" w:rsidR="00447496" w:rsidRDefault="00447496" w:rsidP="00BC2BD5">
            <w:r>
              <w:t>CUI Devices</w:t>
            </w:r>
          </w:p>
          <w:p w14:paraId="53ACD7D9" w14:textId="6DEAF36B" w:rsidR="00447496" w:rsidRDefault="00447496" w:rsidP="00447496">
            <w:r>
              <w:t>Model: MJ-3507</w:t>
            </w:r>
          </w:p>
          <w:p w14:paraId="2C747470" w14:textId="633E3C04" w:rsidR="000765E3" w:rsidRDefault="000765E3" w:rsidP="00BC2BD5">
            <w:hyperlink r:id="rId28" w:history="1">
              <w:proofErr w:type="spellStart"/>
              <w:r w:rsidRPr="001F5620">
                <w:rPr>
                  <w:rStyle w:val="Hyperlink"/>
                </w:rPr>
                <w:t>DigiKey</w:t>
              </w:r>
              <w:proofErr w:type="spellEnd"/>
              <w:r w:rsidRPr="001F5620">
                <w:rPr>
                  <w:rStyle w:val="Hyperlink"/>
                </w:rPr>
                <w:t xml:space="preserve"> </w:t>
              </w:r>
              <w:r w:rsidR="002E6C37" w:rsidRPr="001F5620">
                <w:rPr>
                  <w:rStyle w:val="Hyperlink"/>
                </w:rPr>
                <w:t>PN: 102-5674-ND</w:t>
              </w:r>
            </w:hyperlink>
          </w:p>
          <w:p w14:paraId="64531AF6" w14:textId="77777777" w:rsidR="00447496" w:rsidRDefault="00447496" w:rsidP="00BC2BD5"/>
          <w:p w14:paraId="26E6B3B8" w14:textId="729F3A4C" w:rsidR="005E719D" w:rsidRDefault="005E719D" w:rsidP="00447496"/>
        </w:tc>
        <w:tc>
          <w:tcPr>
            <w:tcW w:w="4675" w:type="dxa"/>
          </w:tcPr>
          <w:p w14:paraId="7B896871" w14:textId="0E99D7C5" w:rsidR="000765E3" w:rsidRDefault="000765E3" w:rsidP="00BC2BD5">
            <w:r>
              <w:rPr>
                <w:noProof/>
              </w:rPr>
              <mc:AlternateContent>
                <mc:Choice Requires="wpc">
                  <w:drawing>
                    <wp:inline distT="0" distB="0" distL="0" distR="0" wp14:anchorId="0A4BC893" wp14:editId="2B796110">
                      <wp:extent cx="1924050" cy="2124075"/>
                      <wp:effectExtent l="0" t="0" r="0" b="9525"/>
                      <wp:docPr id="4" name="Canvas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solidFill>
                                <a:prstClr val="white"/>
                              </a:solidFill>
                            </wpc:bg>
                            <wpc:whole/>
                            <pic:pic xmlns:pic="http://schemas.openxmlformats.org/drawingml/2006/picture">
                              <pic:nvPicPr>
                                <pic:cNvPr id="32" name="Picture 3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" y="0"/>
                                  <a:ext cx="1819275" cy="2019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3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65700" y="103800"/>
                                  <a:ext cx="43815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182C5CED" w14:textId="77777777" w:rsidR="00E22FD6" w:rsidRDefault="00E22FD6" w:rsidP="00E22FD6">
                                    <w:pPr>
                                      <w:rPr>
                                        <w:rFonts w:ascii="Calibri" w:eastAsia="Times New Roman" w:hAnsi="Calibri"/>
                                      </w:rPr>
                                    </w:pPr>
                                    <w:r>
                                      <w:rPr>
                                        <w:rFonts w:ascii="Calibri" w:eastAsia="Times New Roman" w:hAnsi="Calibri"/>
                                      </w:rPr>
                                      <w:t>Tip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40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61000" y="1656375"/>
                                  <a:ext cx="639150" cy="2476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E38E5B2" w14:textId="51C27117" w:rsidR="00AD691C" w:rsidRDefault="00AD691C" w:rsidP="00AD691C">
                                    <w:pPr>
                                      <w:rPr>
                                        <w:rFonts w:ascii="Calibri" w:eastAsia="Times New Roman" w:hAnsi="Calibri"/>
                                      </w:rPr>
                                    </w:pPr>
                                    <w:r>
                                      <w:rPr>
                                        <w:rFonts w:ascii="Calibri" w:eastAsia="Times New Roman" w:hAnsi="Calibri"/>
                                      </w:rPr>
                                      <w:t>Sleeve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0A4BC893" id="Canvas 4" o:spid="_x0000_s1028" editas="canvas" style="width:151.5pt;height:167.25pt;mso-position-horizontal-relative:char;mso-position-vertical-relative:line" coordsize="19240,212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9" type="#_x0000_t75" style="position:absolute;width:19240;height:21240;visibility:visible;mso-wrap-style:square" filled="t">
                        <v:fill o:detectmouseclick="t"/>
                        <v:path o:connecttype="none"/>
                      </v:shape>
                      <v:shape id="Picture 32" o:spid="_x0000_s1030" type="#_x0000_t75" style="position:absolute;width:18193;height:20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">
                        <v:imagedata r:id="rId30" o:title=""/>
                      </v:shape>
                      <v:shape id="Text Box 2" o:spid="_x0000_s1031" type="#_x0000_t202" style="position:absolute;left:657;top:1038;width:4381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" filled="f" stroked="f">
                        <v:textbox>
                          <w:txbxContent>
                            <w:p w14:paraId="182C5CED" w14:textId="77777777" w:rsidR="00E22FD6" w:rsidRDefault="00E22FD6" w:rsidP="00E22FD6">
                              <w:pPr>
                                <w:rPr>
                                  <w:rFonts w:ascii="Calibri" w:eastAsia="Times New Roman" w:hAnsi="Calibri"/>
                                </w:rPr>
                              </w:pPr>
                              <w:r>
                                <w:rPr>
                                  <w:rFonts w:ascii="Calibri" w:eastAsia="Times New Roman" w:hAnsi="Calibri"/>
                                </w:rPr>
                                <w:t>Tip</w:t>
                              </w:r>
                            </w:p>
                          </w:txbxContent>
                        </v:textbox>
                      </v:shape>
                      <v:shape id="Text Box 2" o:spid="_x0000_s1032" type="#_x0000_t202" style="position:absolute;left:5610;top:16563;width:6391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" filled="f" stroked="f">
                        <v:textbox>
                          <w:txbxContent>
                            <w:p w14:paraId="6E38E5B2" w14:textId="51C27117" w:rsidR="00AD691C" w:rsidRDefault="00AD691C" w:rsidP="00AD691C">
                              <w:pPr>
                                <w:rPr>
                                  <w:rFonts w:ascii="Calibri" w:eastAsia="Times New Roman" w:hAnsi="Calibri"/>
                                </w:rPr>
                              </w:pPr>
                              <w:r>
                                <w:rPr>
                                  <w:rFonts w:ascii="Calibri" w:eastAsia="Times New Roman" w:hAnsi="Calibri"/>
                                </w:rPr>
                                <w:t>Sleeve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22BD9A39" w14:textId="77777777" w:rsidR="000765E3" w:rsidRDefault="000765E3" w:rsidP="00BC2BD5"/>
    <w:sectPr w:rsidR="000765E3" w:rsidSect="003E5975">
      <w:headerReference w:type="default" r:id="rId31"/>
      <w:footerReference w:type="default" r:id="rId32"/>
      <w:pgSz w:w="12240" w:h="15840"/>
      <w:pgMar w:top="1440" w:right="1440" w:bottom="1440" w:left="1440" w:header="7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ADB5F" w14:textId="77777777" w:rsidR="006306E5" w:rsidRDefault="006306E5">
      <w:pPr>
        <w:spacing w:after="0" w:line="240" w:lineRule="auto"/>
      </w:pPr>
      <w:r>
        <w:separator/>
      </w:r>
    </w:p>
  </w:endnote>
  <w:endnote w:type="continuationSeparator" w:id="0">
    <w:p w14:paraId="0A096192" w14:textId="77777777" w:rsidR="006306E5" w:rsidRDefault="006306E5">
      <w:pPr>
        <w:spacing w:after="0" w:line="240" w:lineRule="auto"/>
      </w:pPr>
      <w:r>
        <w:continuationSeparator/>
      </w:r>
    </w:p>
  </w:endnote>
  <w:endnote w:type="continuationNotice" w:id="1">
    <w:p w14:paraId="449172E9" w14:textId="77777777" w:rsidR="006306E5" w:rsidRDefault="006306E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7D2F2" w14:textId="06931E5D" w:rsidR="00FC0D04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>
      <w:rPr>
        <w:noProof/>
      </w:rPr>
      <w:drawing>
        <wp:inline distT="0" distB="0" distL="0" distR="0" wp14:anchorId="7064B3D6" wp14:editId="018BE43D">
          <wp:extent cx="602552" cy="112932"/>
          <wp:effectExtent l="0" t="0" r="0" b="1905"/>
          <wp:docPr id="2" name="Picture 2" descr="Creative Commons Attribution Sharealike licens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Creative Commons Attribution Sharealike license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8592" cy="1159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808080" w:themeColor="background1" w:themeShade="80"/>
        <w:sz w:val="18"/>
        <w:szCs w:val="18"/>
      </w:rPr>
      <w:t xml:space="preserve"> </w:t>
    </w:r>
    <w:r w:rsidRPr="00DD0BE4">
      <w:rPr>
        <w:color w:val="404040" w:themeColor="text1" w:themeTint="BF"/>
        <w:sz w:val="16"/>
        <w:szCs w:val="16"/>
      </w:rPr>
      <w:t>©</w:t>
    </w:r>
    <w:r w:rsidR="00FC0D04" w:rsidRPr="00DD0BE4">
      <w:rPr>
        <w:color w:val="404040" w:themeColor="text1" w:themeTint="BF"/>
        <w:sz w:val="16"/>
        <w:szCs w:val="16"/>
      </w:rPr>
      <w:t> </w:t>
    </w:r>
    <w:bookmarkStart w:id="2" w:name="_Hlk108506859"/>
    <w:r w:rsidRPr="00DD0BE4">
      <w:rPr>
        <w:color w:val="404040" w:themeColor="text1" w:themeTint="BF"/>
        <w:sz w:val="16"/>
        <w:szCs w:val="16"/>
      </w:rPr>
      <w:t>202</w:t>
    </w:r>
    <w:r w:rsidR="00DD0BE4" w:rsidRPr="00DD0BE4">
      <w:rPr>
        <w:color w:val="404040" w:themeColor="text1" w:themeTint="BF"/>
        <w:sz w:val="16"/>
        <w:szCs w:val="16"/>
      </w:rPr>
      <w:t>2</w:t>
    </w:r>
    <w:r w:rsidRPr="00DD0BE4">
      <w:rPr>
        <w:color w:val="404040" w:themeColor="text1" w:themeTint="BF"/>
        <w:sz w:val="16"/>
        <w:szCs w:val="16"/>
      </w:rPr>
      <w:t xml:space="preserve"> by </w:t>
    </w:r>
    <w:r w:rsidR="000134B8">
      <w:rPr>
        <w:color w:val="404040" w:themeColor="text1" w:themeTint="BF"/>
        <w:sz w:val="16"/>
        <w:szCs w:val="16"/>
      </w:rPr>
      <w:t>Neil Squire / Makers Making Change</w:t>
    </w:r>
    <w:r w:rsidRPr="00DD0BE4">
      <w:rPr>
        <w:color w:val="404040" w:themeColor="text1" w:themeTint="BF"/>
        <w:sz w:val="16"/>
        <w:szCs w:val="16"/>
      </w:rPr>
      <w:t>.</w:t>
    </w:r>
  </w:p>
  <w:bookmarkEnd w:id="2"/>
  <w:p w14:paraId="3211CFFC" w14:textId="2ECB448C" w:rsidR="001565B5" w:rsidRPr="00DD0BE4" w:rsidRDefault="001565B5" w:rsidP="001565B5">
    <w:pPr>
      <w:pStyle w:val="Header"/>
      <w:rPr>
        <w:color w:val="404040" w:themeColor="text1" w:themeTint="BF"/>
        <w:sz w:val="16"/>
        <w:szCs w:val="16"/>
      </w:rPr>
    </w:pPr>
    <w:r w:rsidRPr="00DD0BE4">
      <w:rPr>
        <w:color w:val="404040" w:themeColor="text1" w:themeTint="BF"/>
        <w:sz w:val="16"/>
        <w:szCs w:val="16"/>
      </w:rPr>
      <w:t xml:space="preserve">This work is licensed under the CC BY SA 4.0 License: </w:t>
    </w:r>
    <w:hyperlink r:id="rId2" w:history="1">
      <w:r w:rsidRPr="00DD0BE4">
        <w:rPr>
          <w:rStyle w:val="Hyperlink"/>
          <w:color w:val="404040" w:themeColor="text1" w:themeTint="BF"/>
          <w:sz w:val="16"/>
          <w:szCs w:val="16"/>
        </w:rPr>
        <w:t>http://creativecommons.org/licenses/by-sa/4.0</w:t>
      </w:r>
    </w:hyperlink>
    <w:r w:rsidRPr="00DD0BE4">
      <w:rPr>
        <w:color w:val="404040" w:themeColor="text1" w:themeTint="BF"/>
        <w:sz w:val="16"/>
        <w:szCs w:val="16"/>
      </w:rPr>
      <w:br/>
      <w:t>Files available at</w:t>
    </w:r>
    <w:r w:rsidR="004120EE">
      <w:rPr>
        <w:color w:val="404040" w:themeColor="text1" w:themeTint="BF"/>
        <w:sz w:val="16"/>
        <w:szCs w:val="16"/>
      </w:rPr>
      <w:t xml:space="preserve"> </w:t>
    </w:r>
    <w:hyperlink r:id="rId3" w:history="1">
      <w:r w:rsidR="004120EE" w:rsidRPr="00A03B89">
        <w:rPr>
          <w:rStyle w:val="Hyperlink"/>
          <w:sz w:val="16"/>
          <w:szCs w:val="16"/>
        </w:rPr>
        <w:t>https://makersmakingchange.com/project/switch-adapted-bubble-blower-fan/</w:t>
      </w:r>
    </w:hyperlink>
    <w:r w:rsidRPr="00DD0BE4">
      <w:rPr>
        <w:color w:val="404040" w:themeColor="text1" w:themeTint="BF"/>
        <w:sz w:val="18"/>
        <w:szCs w:val="18"/>
      </w:rPr>
      <w:tab/>
    </w:r>
    <w:r w:rsidRPr="00DD0BE4">
      <w:rPr>
        <w:color w:val="404040" w:themeColor="text1" w:themeTint="BF"/>
        <w:sz w:val="16"/>
        <w:szCs w:val="16"/>
      </w:rPr>
      <w:t xml:space="preserve">Page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PAGE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  <w:r w:rsidRPr="00DD0BE4">
      <w:rPr>
        <w:color w:val="404040" w:themeColor="text1" w:themeTint="BF"/>
        <w:sz w:val="16"/>
        <w:szCs w:val="16"/>
      </w:rPr>
      <w:t xml:space="preserve"> of </w:t>
    </w:r>
    <w:r w:rsidRPr="00DD0BE4">
      <w:rPr>
        <w:b/>
        <w:bCs/>
        <w:color w:val="404040" w:themeColor="text1" w:themeTint="BF"/>
        <w:sz w:val="16"/>
        <w:szCs w:val="16"/>
      </w:rPr>
      <w:fldChar w:fldCharType="begin"/>
    </w:r>
    <w:r w:rsidRPr="00DD0BE4">
      <w:rPr>
        <w:b/>
        <w:bCs/>
        <w:color w:val="404040" w:themeColor="text1" w:themeTint="BF"/>
        <w:sz w:val="16"/>
        <w:szCs w:val="16"/>
      </w:rPr>
      <w:instrText xml:space="preserve"> NUMPAGES  \* Arabic  \* MERGEFORMAT </w:instrText>
    </w:r>
    <w:r w:rsidRPr="00DD0BE4">
      <w:rPr>
        <w:b/>
        <w:bCs/>
        <w:color w:val="404040" w:themeColor="text1" w:themeTint="BF"/>
        <w:sz w:val="16"/>
        <w:szCs w:val="16"/>
      </w:rPr>
      <w:fldChar w:fldCharType="separate"/>
    </w:r>
    <w:r w:rsidRPr="00DD0BE4">
      <w:rPr>
        <w:b/>
        <w:bCs/>
        <w:color w:val="404040" w:themeColor="text1" w:themeTint="BF"/>
        <w:sz w:val="16"/>
        <w:szCs w:val="16"/>
      </w:rPr>
      <w:t>1</w:t>
    </w:r>
    <w:r w:rsidRPr="00DD0BE4">
      <w:rPr>
        <w:b/>
        <w:bCs/>
        <w:color w:val="404040" w:themeColor="text1" w:themeTint="B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29F35" w14:textId="77777777" w:rsidR="006306E5" w:rsidRDefault="006306E5">
      <w:pPr>
        <w:spacing w:after="0" w:line="240" w:lineRule="auto"/>
      </w:pPr>
      <w:r>
        <w:separator/>
      </w:r>
    </w:p>
  </w:footnote>
  <w:footnote w:type="continuationSeparator" w:id="0">
    <w:p w14:paraId="3C9D64EB" w14:textId="77777777" w:rsidR="006306E5" w:rsidRDefault="006306E5">
      <w:pPr>
        <w:spacing w:after="0" w:line="240" w:lineRule="auto"/>
      </w:pPr>
      <w:r>
        <w:continuationSeparator/>
      </w:r>
    </w:p>
  </w:footnote>
  <w:footnote w:type="continuationNotice" w:id="1">
    <w:p w14:paraId="0305CAFA" w14:textId="77777777" w:rsidR="006306E5" w:rsidRDefault="006306E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6F6BD" w14:textId="7F29A584" w:rsidR="16EBA8AB" w:rsidRDefault="4CE3AF1C" w:rsidP="4CE3AF1C">
    <w:pPr>
      <w:spacing w:after="0" w:line="240" w:lineRule="auto"/>
      <w:jc w:val="both"/>
      <w:rPr>
        <w:rFonts w:ascii="Calibri" w:eastAsia="Calibri" w:hAnsi="Calibri" w:cs="Calibri"/>
        <w:b/>
        <w:bCs/>
        <w:color w:val="646464"/>
        <w:sz w:val="16"/>
        <w:szCs w:val="16"/>
      </w:rPr>
    </w:pP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>V</w:t>
    </w:r>
    <w:r w:rsidR="005C6BD1">
      <w:rPr>
        <w:rFonts w:ascii="Calibri" w:eastAsia="Calibri" w:hAnsi="Calibri" w:cs="Calibri"/>
        <w:b/>
        <w:bCs/>
        <w:color w:val="646464"/>
        <w:sz w:val="16"/>
        <w:szCs w:val="16"/>
      </w:rPr>
      <w:t>0.1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| </w:t>
    </w:r>
    <w:r w:rsidR="005C6BD1">
      <w:rPr>
        <w:rFonts w:ascii="Calibri" w:eastAsia="Calibri" w:hAnsi="Calibri" w:cs="Calibri"/>
        <w:b/>
        <w:bCs/>
        <w:color w:val="646464"/>
        <w:sz w:val="16"/>
        <w:szCs w:val="16"/>
      </w:rPr>
      <w:t>JULY 2022</w:t>
    </w:r>
    <w:r w:rsidRPr="4CE3AF1C">
      <w:rPr>
        <w:rFonts w:ascii="Calibri" w:eastAsia="Calibri" w:hAnsi="Calibri" w:cs="Calibri"/>
        <w:b/>
        <w:bCs/>
        <w:color w:val="646464"/>
        <w:sz w:val="16"/>
        <w:szCs w:val="16"/>
      </w:rPr>
      <w:t xml:space="preserve">                                                                                                                                               </w:t>
    </w:r>
    <w:r>
      <w:rPr>
        <w:noProof/>
      </w:rPr>
      <w:drawing>
        <wp:anchor distT="0" distB="0" distL="114300" distR="114300" simplePos="0" relativeHeight="251658240" behindDoc="1" locked="0" layoutInCell="1" allowOverlap="1" wp14:anchorId="3DED6850" wp14:editId="0704C888">
          <wp:simplePos x="0" y="0"/>
          <wp:positionH relativeFrom="column">
            <wp:posOffset>4362450</wp:posOffset>
          </wp:positionH>
          <wp:positionV relativeFrom="paragraph">
            <wp:posOffset>0</wp:posOffset>
          </wp:positionV>
          <wp:extent cx="1504950" cy="476250"/>
          <wp:effectExtent l="0" t="0" r="0" b="0"/>
          <wp:wrapTight wrapText="bothSides">
            <wp:wrapPolygon edited="0">
              <wp:start x="547" y="0"/>
              <wp:lineTo x="0" y="3456"/>
              <wp:lineTo x="0" y="12960"/>
              <wp:lineTo x="547" y="16416"/>
              <wp:lineTo x="4101" y="20736"/>
              <wp:lineTo x="5742" y="20736"/>
              <wp:lineTo x="16678" y="20736"/>
              <wp:lineTo x="16952" y="20736"/>
              <wp:lineTo x="14491" y="13824"/>
              <wp:lineTo x="21327" y="10368"/>
              <wp:lineTo x="21327" y="864"/>
              <wp:lineTo x="4375" y="0"/>
              <wp:lineTo x="547" y="0"/>
            </wp:wrapPolygon>
          </wp:wrapTight>
          <wp:docPr id="1509790222" name="Picture 150979022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9790222" name="Picture 150979022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4950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F3B360B" w14:textId="5BD414E9" w:rsidR="16EBA8AB" w:rsidRDefault="005236A4" w:rsidP="4CE3AF1C">
    <w:pPr>
      <w:pStyle w:val="Header"/>
      <w:tabs>
        <w:tab w:val="clear" w:pos="4680"/>
        <w:tab w:val="clear" w:pos="9360"/>
      </w:tabs>
      <w:rPr>
        <w:rFonts w:ascii="Roboto" w:eastAsia="Roboto" w:hAnsi="Roboto" w:cs="Roboto"/>
        <w:color w:val="646464"/>
        <w:sz w:val="36"/>
        <w:szCs w:val="36"/>
      </w:rPr>
    </w:pPr>
    <w:r>
      <w:rPr>
        <w:rFonts w:ascii="Roboto" w:eastAsia="Roboto" w:hAnsi="Roboto" w:cs="Roboto"/>
        <w:color w:val="646464"/>
        <w:sz w:val="36"/>
        <w:szCs w:val="36"/>
      </w:rPr>
      <w:t>Switch Adapted Bubble Blower Fan</w:t>
    </w:r>
  </w:p>
  <w:p w14:paraId="6777EEDD" w14:textId="30316D91" w:rsidR="16EBA8AB" w:rsidRDefault="00B91FDC" w:rsidP="4CE3AF1C">
    <w:pPr>
      <w:pStyle w:val="Header"/>
      <w:rPr>
        <w:rFonts w:ascii="Roboto" w:eastAsia="Roboto" w:hAnsi="Roboto" w:cs="Roboto"/>
        <w:b/>
        <w:bCs/>
        <w:caps/>
        <w:color w:val="646464"/>
        <w:sz w:val="32"/>
        <w:szCs w:val="32"/>
      </w:rPr>
    </w:pPr>
    <w:r>
      <w:rPr>
        <w:rFonts w:ascii="Roboto" w:eastAsia="Roboto" w:hAnsi="Roboto" w:cs="Roboto"/>
        <w:b/>
        <w:bCs/>
        <w:caps/>
        <w:color w:val="646464"/>
        <w:sz w:val="32"/>
        <w:szCs w:val="32"/>
      </w:rPr>
      <w:t>maker</w:t>
    </w:r>
    <w:r w:rsidR="4CE3AF1C" w:rsidRPr="4CE3AF1C">
      <w:rPr>
        <w:rFonts w:ascii="Roboto" w:eastAsia="Roboto" w:hAnsi="Roboto" w:cs="Roboto"/>
        <w:b/>
        <w:bCs/>
        <w:caps/>
        <w:color w:val="646464"/>
        <w:sz w:val="32"/>
        <w:szCs w:val="32"/>
      </w:rPr>
      <w:t xml:space="preserve">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3F9"/>
    <w:multiLevelType w:val="hybridMultilevel"/>
    <w:tmpl w:val="1886438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A69FB"/>
    <w:multiLevelType w:val="hybridMultilevel"/>
    <w:tmpl w:val="344211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F43906"/>
    <w:multiLevelType w:val="hybridMultilevel"/>
    <w:tmpl w:val="F7CE4C92"/>
    <w:lvl w:ilvl="0" w:tplc="4566C4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C60DE"/>
    <w:multiLevelType w:val="hybridMultilevel"/>
    <w:tmpl w:val="EAC8A0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12016E"/>
    <w:multiLevelType w:val="hybridMultilevel"/>
    <w:tmpl w:val="1CE860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134453"/>
    <w:multiLevelType w:val="multilevel"/>
    <w:tmpl w:val="E7FC3F4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50FEB"/>
    <w:multiLevelType w:val="hybridMultilevel"/>
    <w:tmpl w:val="DF042F4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BE5F32"/>
    <w:multiLevelType w:val="multilevel"/>
    <w:tmpl w:val="AB8C95E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C46F2F"/>
    <w:multiLevelType w:val="hybridMultilevel"/>
    <w:tmpl w:val="627ED7F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01681B"/>
    <w:multiLevelType w:val="multilevel"/>
    <w:tmpl w:val="4D3204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DA7778"/>
    <w:multiLevelType w:val="hybridMultilevel"/>
    <w:tmpl w:val="FA12306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21F04"/>
    <w:multiLevelType w:val="hybridMultilevel"/>
    <w:tmpl w:val="3ACE3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8A615E"/>
    <w:multiLevelType w:val="hybridMultilevel"/>
    <w:tmpl w:val="5F6C417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C61E6B"/>
    <w:multiLevelType w:val="multilevel"/>
    <w:tmpl w:val="3000C5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E70A0E"/>
    <w:multiLevelType w:val="hybridMultilevel"/>
    <w:tmpl w:val="450430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03CFA"/>
    <w:multiLevelType w:val="hybridMultilevel"/>
    <w:tmpl w:val="697C125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3036F5"/>
    <w:multiLevelType w:val="hybridMultilevel"/>
    <w:tmpl w:val="A2982966"/>
    <w:lvl w:ilvl="0" w:tplc="EAD22D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DF09E7"/>
    <w:multiLevelType w:val="multilevel"/>
    <w:tmpl w:val="11845DC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5169B1"/>
    <w:multiLevelType w:val="multilevel"/>
    <w:tmpl w:val="F030FA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6916658">
    <w:abstractNumId w:val="3"/>
  </w:num>
  <w:num w:numId="2" w16cid:durableId="1812554035">
    <w:abstractNumId w:val="6"/>
  </w:num>
  <w:num w:numId="3" w16cid:durableId="1515613140">
    <w:abstractNumId w:val="8"/>
  </w:num>
  <w:num w:numId="4" w16cid:durableId="2137916738">
    <w:abstractNumId w:val="12"/>
  </w:num>
  <w:num w:numId="5" w16cid:durableId="1881243044">
    <w:abstractNumId w:val="2"/>
  </w:num>
  <w:num w:numId="6" w16cid:durableId="1237352173">
    <w:abstractNumId w:val="16"/>
  </w:num>
  <w:num w:numId="7" w16cid:durableId="2112964828">
    <w:abstractNumId w:val="15"/>
  </w:num>
  <w:num w:numId="8" w16cid:durableId="359747584">
    <w:abstractNumId w:val="18"/>
  </w:num>
  <w:num w:numId="9" w16cid:durableId="1174606470">
    <w:abstractNumId w:val="17"/>
  </w:num>
  <w:num w:numId="10" w16cid:durableId="2031177668">
    <w:abstractNumId w:val="13"/>
  </w:num>
  <w:num w:numId="11" w16cid:durableId="86121168">
    <w:abstractNumId w:val="5"/>
  </w:num>
  <w:num w:numId="12" w16cid:durableId="1640917041">
    <w:abstractNumId w:val="9"/>
  </w:num>
  <w:num w:numId="13" w16cid:durableId="406221332">
    <w:abstractNumId w:val="7"/>
  </w:num>
  <w:num w:numId="14" w16cid:durableId="415713037">
    <w:abstractNumId w:val="11"/>
  </w:num>
  <w:num w:numId="15" w16cid:durableId="147288623">
    <w:abstractNumId w:val="10"/>
  </w:num>
  <w:num w:numId="16" w16cid:durableId="97911377">
    <w:abstractNumId w:val="0"/>
  </w:num>
  <w:num w:numId="17" w16cid:durableId="703797527">
    <w:abstractNumId w:val="1"/>
  </w:num>
  <w:num w:numId="18" w16cid:durableId="275722807">
    <w:abstractNumId w:val="14"/>
  </w:num>
  <w:num w:numId="19" w16cid:durableId="18796064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ke McIvor">
    <w15:presenceInfo w15:providerId="None" w15:userId="Jake McIv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9E"/>
    <w:rsid w:val="000121A1"/>
    <w:rsid w:val="000134B8"/>
    <w:rsid w:val="00015819"/>
    <w:rsid w:val="00030639"/>
    <w:rsid w:val="000403C4"/>
    <w:rsid w:val="00040698"/>
    <w:rsid w:val="00046C52"/>
    <w:rsid w:val="00055AA8"/>
    <w:rsid w:val="000765E3"/>
    <w:rsid w:val="000A2990"/>
    <w:rsid w:val="000B2192"/>
    <w:rsid w:val="000B5C04"/>
    <w:rsid w:val="000D728F"/>
    <w:rsid w:val="000E55C2"/>
    <w:rsid w:val="00101421"/>
    <w:rsid w:val="001260D5"/>
    <w:rsid w:val="00141487"/>
    <w:rsid w:val="00142EAF"/>
    <w:rsid w:val="001565B5"/>
    <w:rsid w:val="0016339A"/>
    <w:rsid w:val="00181A7D"/>
    <w:rsid w:val="00187FE2"/>
    <w:rsid w:val="001B6C5E"/>
    <w:rsid w:val="001C1E6D"/>
    <w:rsid w:val="001D74F4"/>
    <w:rsid w:val="001E22F8"/>
    <w:rsid w:val="001F5620"/>
    <w:rsid w:val="002164C5"/>
    <w:rsid w:val="00227110"/>
    <w:rsid w:val="002314C7"/>
    <w:rsid w:val="002A338D"/>
    <w:rsid w:val="002B264F"/>
    <w:rsid w:val="002B3ADD"/>
    <w:rsid w:val="002C0C97"/>
    <w:rsid w:val="002C7B0F"/>
    <w:rsid w:val="002D4AE1"/>
    <w:rsid w:val="002E6C37"/>
    <w:rsid w:val="003016FA"/>
    <w:rsid w:val="00304E53"/>
    <w:rsid w:val="00320CE7"/>
    <w:rsid w:val="00336DFC"/>
    <w:rsid w:val="00342544"/>
    <w:rsid w:val="00343727"/>
    <w:rsid w:val="003559B9"/>
    <w:rsid w:val="00356284"/>
    <w:rsid w:val="00370B7B"/>
    <w:rsid w:val="00380840"/>
    <w:rsid w:val="00391F37"/>
    <w:rsid w:val="003A66A0"/>
    <w:rsid w:val="003C188B"/>
    <w:rsid w:val="003C44A9"/>
    <w:rsid w:val="003E5975"/>
    <w:rsid w:val="00405BA6"/>
    <w:rsid w:val="004120EE"/>
    <w:rsid w:val="004156BC"/>
    <w:rsid w:val="004214BC"/>
    <w:rsid w:val="00443B49"/>
    <w:rsid w:val="00447496"/>
    <w:rsid w:val="004628DE"/>
    <w:rsid w:val="0046694D"/>
    <w:rsid w:val="004837F4"/>
    <w:rsid w:val="004A7D2C"/>
    <w:rsid w:val="004E1937"/>
    <w:rsid w:val="004F37B7"/>
    <w:rsid w:val="005236A4"/>
    <w:rsid w:val="00544D64"/>
    <w:rsid w:val="005677C0"/>
    <w:rsid w:val="00582EE1"/>
    <w:rsid w:val="0058366B"/>
    <w:rsid w:val="005A051F"/>
    <w:rsid w:val="005C6BD1"/>
    <w:rsid w:val="005E719D"/>
    <w:rsid w:val="005F1033"/>
    <w:rsid w:val="00601BD3"/>
    <w:rsid w:val="006146A3"/>
    <w:rsid w:val="0062070D"/>
    <w:rsid w:val="006306E5"/>
    <w:rsid w:val="00637023"/>
    <w:rsid w:val="006441B2"/>
    <w:rsid w:val="00644940"/>
    <w:rsid w:val="006919A5"/>
    <w:rsid w:val="006965E0"/>
    <w:rsid w:val="006A3755"/>
    <w:rsid w:val="006D33AD"/>
    <w:rsid w:val="006D4A1F"/>
    <w:rsid w:val="006F34FA"/>
    <w:rsid w:val="007039EE"/>
    <w:rsid w:val="00706D14"/>
    <w:rsid w:val="00726C11"/>
    <w:rsid w:val="007B0DB5"/>
    <w:rsid w:val="007B1DEB"/>
    <w:rsid w:val="007B6B72"/>
    <w:rsid w:val="007E089A"/>
    <w:rsid w:val="007E793F"/>
    <w:rsid w:val="007F35C7"/>
    <w:rsid w:val="00841AC7"/>
    <w:rsid w:val="00873954"/>
    <w:rsid w:val="00873B9F"/>
    <w:rsid w:val="008819A0"/>
    <w:rsid w:val="008A7047"/>
    <w:rsid w:val="008B3C18"/>
    <w:rsid w:val="008E1B5D"/>
    <w:rsid w:val="008E3E7D"/>
    <w:rsid w:val="00904E01"/>
    <w:rsid w:val="0091011C"/>
    <w:rsid w:val="009123A5"/>
    <w:rsid w:val="009134F5"/>
    <w:rsid w:val="00934936"/>
    <w:rsid w:val="00937771"/>
    <w:rsid w:val="009757D6"/>
    <w:rsid w:val="00977091"/>
    <w:rsid w:val="00985677"/>
    <w:rsid w:val="00987605"/>
    <w:rsid w:val="009D2FE1"/>
    <w:rsid w:val="009E0117"/>
    <w:rsid w:val="009E5209"/>
    <w:rsid w:val="00A11773"/>
    <w:rsid w:val="00A177D6"/>
    <w:rsid w:val="00A328B8"/>
    <w:rsid w:val="00A62A0A"/>
    <w:rsid w:val="00A66D0D"/>
    <w:rsid w:val="00A770A4"/>
    <w:rsid w:val="00A77261"/>
    <w:rsid w:val="00A9190D"/>
    <w:rsid w:val="00A961A7"/>
    <w:rsid w:val="00AA1CFA"/>
    <w:rsid w:val="00AD691C"/>
    <w:rsid w:val="00B07B5C"/>
    <w:rsid w:val="00B23603"/>
    <w:rsid w:val="00B24D4B"/>
    <w:rsid w:val="00B4519E"/>
    <w:rsid w:val="00B72314"/>
    <w:rsid w:val="00B8567C"/>
    <w:rsid w:val="00B91FDC"/>
    <w:rsid w:val="00BA19F7"/>
    <w:rsid w:val="00BA3F06"/>
    <w:rsid w:val="00BB59F5"/>
    <w:rsid w:val="00BC2BD5"/>
    <w:rsid w:val="00BD09AF"/>
    <w:rsid w:val="00BD43A5"/>
    <w:rsid w:val="00C055B5"/>
    <w:rsid w:val="00C4220D"/>
    <w:rsid w:val="00C4498C"/>
    <w:rsid w:val="00C82DBB"/>
    <w:rsid w:val="00C96BF3"/>
    <w:rsid w:val="00CA4A30"/>
    <w:rsid w:val="00CA74A6"/>
    <w:rsid w:val="00CE196C"/>
    <w:rsid w:val="00CF0FCC"/>
    <w:rsid w:val="00D24A77"/>
    <w:rsid w:val="00D64BA8"/>
    <w:rsid w:val="00D82879"/>
    <w:rsid w:val="00D838B7"/>
    <w:rsid w:val="00DA6502"/>
    <w:rsid w:val="00DB0813"/>
    <w:rsid w:val="00DD02FA"/>
    <w:rsid w:val="00DD0BE4"/>
    <w:rsid w:val="00DD4A77"/>
    <w:rsid w:val="00E07A4F"/>
    <w:rsid w:val="00E215D7"/>
    <w:rsid w:val="00E22FD6"/>
    <w:rsid w:val="00E35C97"/>
    <w:rsid w:val="00E452E1"/>
    <w:rsid w:val="00E511CC"/>
    <w:rsid w:val="00E54D9E"/>
    <w:rsid w:val="00E91DAF"/>
    <w:rsid w:val="00EA3353"/>
    <w:rsid w:val="00EC71B0"/>
    <w:rsid w:val="00ED18DC"/>
    <w:rsid w:val="00ED33DB"/>
    <w:rsid w:val="00ED459A"/>
    <w:rsid w:val="00F0537A"/>
    <w:rsid w:val="00F12092"/>
    <w:rsid w:val="00F13646"/>
    <w:rsid w:val="00F234B6"/>
    <w:rsid w:val="00F332E3"/>
    <w:rsid w:val="00F426AA"/>
    <w:rsid w:val="00F52623"/>
    <w:rsid w:val="00F56FEF"/>
    <w:rsid w:val="00F63C32"/>
    <w:rsid w:val="00FC0D04"/>
    <w:rsid w:val="00FE2D81"/>
    <w:rsid w:val="00FF1223"/>
    <w:rsid w:val="00FF421A"/>
    <w:rsid w:val="09443CDC"/>
    <w:rsid w:val="16EBA8AB"/>
    <w:rsid w:val="183409CD"/>
    <w:rsid w:val="3252B66C"/>
    <w:rsid w:val="361DB3D8"/>
    <w:rsid w:val="4213558D"/>
    <w:rsid w:val="4CE3AF1C"/>
    <w:rsid w:val="4E100497"/>
    <w:rsid w:val="5190CF2C"/>
    <w:rsid w:val="58A63091"/>
    <w:rsid w:val="58AA6890"/>
    <w:rsid w:val="6F17E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8FC7E7"/>
  <w15:chartTrackingRefBased/>
  <w15:docId w15:val="{9494EED1-F209-4D0D-80AD-7B9C72BCE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66B"/>
  </w:style>
  <w:style w:type="paragraph" w:styleId="Heading1">
    <w:name w:val="heading 1"/>
    <w:basedOn w:val="Normal"/>
    <w:next w:val="Normal"/>
    <w:link w:val="Heading1Char"/>
    <w:uiPriority w:val="9"/>
    <w:qFormat/>
    <w:rsid w:val="0058366B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66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66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6225E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66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66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2112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66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66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66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66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66B"/>
    <w:rPr>
      <w:rFonts w:eastAsiaTheme="majorEastAsia" w:cstheme="majorBidi"/>
      <w:b/>
      <w:bCs/>
      <w:color w:val="1C1946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66B"/>
    <w:pPr>
      <w:numPr>
        <w:ilvl w:val="1"/>
      </w:numPr>
    </w:pPr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8366B"/>
    <w:rPr>
      <w:rFonts w:asciiTheme="majorHAnsi" w:eastAsiaTheme="majorEastAsia" w:hAnsiTheme="majorHAnsi" w:cstheme="majorBidi"/>
      <w:i/>
      <w:iCs/>
      <w:color w:val="26225E" w:themeColor="accent1"/>
      <w:spacing w:val="15"/>
      <w:sz w:val="24"/>
      <w:szCs w:val="24"/>
    </w:rPr>
  </w:style>
  <w:style w:type="table" w:styleId="TableGrid">
    <w:name w:val="Table Grid"/>
    <w:basedOn w:val="TableNormal"/>
    <w:uiPriority w:val="39"/>
    <w:rsid w:val="000B2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219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8366B"/>
    <w:rPr>
      <w:rFonts w:asciiTheme="majorHAnsi" w:eastAsiaTheme="majorEastAsia" w:hAnsiTheme="majorHAnsi" w:cstheme="majorBidi"/>
      <w:b/>
      <w:bCs/>
      <w:color w:val="26225E" w:themeColor="accen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66B"/>
    <w:pPr>
      <w:pBdr>
        <w:bottom w:val="single" w:sz="8" w:space="4" w:color="26225E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366B"/>
    <w:rPr>
      <w:rFonts w:asciiTheme="majorHAnsi" w:eastAsiaTheme="majorEastAsia" w:hAnsiTheme="majorHAnsi" w:cstheme="majorBidi"/>
      <w:color w:val="1C1946" w:themeColor="text2" w:themeShade="BF"/>
      <w:spacing w:val="5"/>
      <w:sz w:val="52"/>
      <w:szCs w:val="5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8366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8366B"/>
    <w:rPr>
      <w:i/>
      <w:i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66B"/>
    <w:rPr>
      <w:rFonts w:asciiTheme="majorHAnsi" w:eastAsiaTheme="majorEastAsia" w:hAnsiTheme="majorHAnsi" w:cstheme="majorBidi"/>
      <w:b/>
      <w:bCs/>
      <w:color w:val="26225E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66B"/>
    <w:rPr>
      <w:rFonts w:asciiTheme="majorHAnsi" w:eastAsiaTheme="majorEastAsia" w:hAnsiTheme="majorHAnsi" w:cstheme="majorBidi"/>
      <w:b/>
      <w:bCs/>
      <w:i/>
      <w:iCs/>
      <w:color w:val="26225E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66B"/>
    <w:rPr>
      <w:rFonts w:asciiTheme="majorHAnsi" w:eastAsiaTheme="majorEastAsia" w:hAnsiTheme="majorHAnsi" w:cstheme="majorBidi"/>
      <w:color w:val="12112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66B"/>
    <w:rPr>
      <w:rFonts w:asciiTheme="majorHAnsi" w:eastAsiaTheme="majorEastAsia" w:hAnsiTheme="majorHAnsi" w:cstheme="majorBidi"/>
      <w:i/>
      <w:iCs/>
      <w:color w:val="12112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66B"/>
    <w:rPr>
      <w:rFonts w:asciiTheme="majorHAnsi" w:eastAsiaTheme="majorEastAsia" w:hAnsiTheme="majorHAnsi" w:cstheme="majorBidi"/>
      <w:color w:val="26225E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6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8366B"/>
    <w:pPr>
      <w:spacing w:line="240" w:lineRule="auto"/>
    </w:pPr>
    <w:rPr>
      <w:b/>
      <w:bCs/>
      <w:color w:val="26225E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58366B"/>
    <w:rPr>
      <w:b/>
      <w:bCs/>
    </w:rPr>
  </w:style>
  <w:style w:type="character" w:styleId="Emphasis">
    <w:name w:val="Emphasis"/>
    <w:basedOn w:val="DefaultParagraphFont"/>
    <w:uiPriority w:val="20"/>
    <w:qFormat/>
    <w:rsid w:val="0058366B"/>
    <w:rPr>
      <w:i/>
      <w:iCs/>
    </w:rPr>
  </w:style>
  <w:style w:type="paragraph" w:styleId="NoSpacing">
    <w:name w:val="No Spacing"/>
    <w:uiPriority w:val="1"/>
    <w:qFormat/>
    <w:rsid w:val="0058366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66B"/>
    <w:pPr>
      <w:pBdr>
        <w:bottom w:val="single" w:sz="4" w:space="4" w:color="26225E" w:themeColor="accent1"/>
      </w:pBdr>
      <w:spacing w:before="200" w:after="280"/>
      <w:ind w:left="936" w:right="936"/>
    </w:pPr>
    <w:rPr>
      <w:b/>
      <w:bCs/>
      <w:i/>
      <w:iCs/>
      <w:color w:val="26225E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66B"/>
    <w:rPr>
      <w:b/>
      <w:bCs/>
      <w:i/>
      <w:iCs/>
      <w:color w:val="26225E" w:themeColor="accent1"/>
    </w:rPr>
  </w:style>
  <w:style w:type="character" w:styleId="SubtleEmphasis">
    <w:name w:val="Subtle Emphasis"/>
    <w:basedOn w:val="DefaultParagraphFont"/>
    <w:uiPriority w:val="19"/>
    <w:qFormat/>
    <w:rsid w:val="0058366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58366B"/>
    <w:rPr>
      <w:b/>
      <w:bCs/>
      <w:i/>
      <w:iCs/>
      <w:color w:val="26225E" w:themeColor="accent1"/>
    </w:rPr>
  </w:style>
  <w:style w:type="character" w:styleId="SubtleReference">
    <w:name w:val="Subtle Reference"/>
    <w:basedOn w:val="DefaultParagraphFont"/>
    <w:uiPriority w:val="31"/>
    <w:qFormat/>
    <w:rsid w:val="0058366B"/>
    <w:rPr>
      <w:smallCaps/>
      <w:color w:val="EF373E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58366B"/>
    <w:rPr>
      <w:b/>
      <w:bCs/>
      <w:smallCaps/>
      <w:color w:val="EF373E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8366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8366B"/>
    <w:pPr>
      <w:outlineLvl w:val="9"/>
    </w:pPr>
  </w:style>
  <w:style w:type="character" w:customStyle="1" w:styleId="normaltextrun">
    <w:name w:val="normaltextrun"/>
    <w:basedOn w:val="DefaultParagraphFont"/>
    <w:rsid w:val="007E089A"/>
  </w:style>
  <w:style w:type="character" w:customStyle="1" w:styleId="eop">
    <w:name w:val="eop"/>
    <w:basedOn w:val="DefaultParagraphFont"/>
    <w:rsid w:val="007E089A"/>
  </w:style>
  <w:style w:type="paragraph" w:customStyle="1" w:styleId="paragraph">
    <w:name w:val="paragraph"/>
    <w:basedOn w:val="Normal"/>
    <w:rsid w:val="007E0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customStyle="1" w:styleId="scxw96278109">
    <w:name w:val="scxw96278109"/>
    <w:basedOn w:val="DefaultParagraphFont"/>
    <w:rsid w:val="00CA74A6"/>
  </w:style>
  <w:style w:type="paragraph" w:styleId="Revision">
    <w:name w:val="Revision"/>
    <w:hidden/>
    <w:uiPriority w:val="99"/>
    <w:semiHidden/>
    <w:rsid w:val="000D728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D72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D72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72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72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728F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120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6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6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3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82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0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5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image" Target="media/image15.emf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34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hyperlink" Target="https://github.com/makersmakingchange/Switch_Adapted_Toys/blob/main/Resources/Switch_Adapted_Toys_Component_and_Tool_List.pdf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4.jpeg"/><Relationship Id="rId23" Type="http://schemas.openxmlformats.org/officeDocument/2006/relationships/image" Target="media/image12.png"/><Relationship Id="rId28" Type="http://schemas.openxmlformats.org/officeDocument/2006/relationships/hyperlink" Target="https://www.digikey.ca/en/products/detail/cui-devices/MJ-3507/2160900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jpe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jpeg"/><Relationship Id="rId22" Type="http://schemas.openxmlformats.org/officeDocument/2006/relationships/image" Target="media/image11.png"/><Relationship Id="rId27" Type="http://schemas.openxmlformats.org/officeDocument/2006/relationships/image" Target="media/image16.jpeg"/><Relationship Id="rId30" Type="http://schemas.openxmlformats.org/officeDocument/2006/relationships/image" Target="media/image18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makersmakingchange.com/project/switch-adapted-bubble-blower-fan/" TargetMode="External"/><Relationship Id="rId2" Type="http://schemas.openxmlformats.org/officeDocument/2006/relationships/hyperlink" Target="http://creativecommons.org/licenses/by-sa/4.0" TargetMode="External"/><Relationship Id="rId1" Type="http://schemas.openxmlformats.org/officeDocument/2006/relationships/image" Target="media/image2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MMC_Colors">
      <a:dk1>
        <a:sysClr val="windowText" lastClr="000000"/>
      </a:dk1>
      <a:lt1>
        <a:sysClr val="window" lastClr="FFFFFF"/>
      </a:lt1>
      <a:dk2>
        <a:srgbClr val="26225E"/>
      </a:dk2>
      <a:lt2>
        <a:srgbClr val="E7E6E6"/>
      </a:lt2>
      <a:accent1>
        <a:srgbClr val="26225E"/>
      </a:accent1>
      <a:accent2>
        <a:srgbClr val="EF373E"/>
      </a:accent2>
      <a:accent3>
        <a:srgbClr val="0054A6"/>
      </a:accent3>
      <a:accent4>
        <a:srgbClr val="FDB515"/>
      </a:accent4>
      <a:accent5>
        <a:srgbClr val="00B59E"/>
      </a:accent5>
      <a:accent6>
        <a:srgbClr val="5C2F92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CAEA290209545A9F8681F83603874" ma:contentTypeVersion="16" ma:contentTypeDescription="Create a new document." ma:contentTypeScope="" ma:versionID="d27786a72e09a52c769a64d5f7eeaa24">
  <xsd:schema xmlns:xsd="http://www.w3.org/2001/XMLSchema" xmlns:xs="http://www.w3.org/2001/XMLSchema" xmlns:p="http://schemas.microsoft.com/office/2006/metadata/properties" xmlns:ns2="8cf100d1-0775-4feb-8634-62999c4541bc" xmlns:ns3="38b325e6-602c-452a-8617-173bf47082c5" targetNamespace="http://schemas.microsoft.com/office/2006/metadata/properties" ma:root="true" ma:fieldsID="03ae89856d271009074f70b56337b48d" ns2:_="" ns3:_="">
    <xsd:import namespace="8cf100d1-0775-4feb-8634-62999c4541bc"/>
    <xsd:import namespace="38b325e6-602c-452a-8617-173bf47082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f100d1-0775-4feb-8634-62999c454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6ec1fed-e6ae-4c84-a4ac-123136fd93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325e6-602c-452a-8617-173bf47082c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a4f962d-b49e-4e9c-aab6-6f9508495272}" ma:internalName="TaxCatchAll" ma:showField="CatchAllData" ma:web="38b325e6-602c-452a-8617-173bf47082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8b325e6-602c-452a-8617-173bf47082c5" xsi:nil="true"/>
    <lcf76f155ced4ddcb4097134ff3c332f xmlns="8cf100d1-0775-4feb-8634-62999c4541b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438ADBA-56D5-474C-BF2C-97C24DDF66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1153D7-0DF7-42CC-A1DC-FCD4C05A82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f100d1-0775-4feb-8634-62999c4541bc"/>
    <ds:schemaRef ds:uri="38b325e6-602c-452a-8617-173bf47082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585761D-1AE9-4796-83E7-A2FC381967A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A085C18-819E-4466-9494-DD461C39C2B0}">
  <ds:schemaRefs>
    <ds:schemaRef ds:uri="http://schemas.microsoft.com/office/2006/metadata/properties"/>
    <ds:schemaRef ds:uri="8cf100d1-0775-4feb-8634-62999c4541bc"/>
    <ds:schemaRef ds:uri="http://schemas.microsoft.com/office/2006/documentManagement/types"/>
    <ds:schemaRef ds:uri="38b325e6-602c-452a-8617-173bf47082c5"/>
    <ds:schemaRef ds:uri="http://purl.org/dc/dcmitype/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Links>
    <vt:vector size="6" baseType="variant">
      <vt:variant>
        <vt:i4>1376287</vt:i4>
      </vt:variant>
      <vt:variant>
        <vt:i4>0</vt:i4>
      </vt:variant>
      <vt:variant>
        <vt:i4>0</vt:i4>
      </vt:variant>
      <vt:variant>
        <vt:i4>5</vt:i4>
      </vt:variant>
      <vt:variant>
        <vt:lpwstr>http://creativecommons.org/licenses/by-sa/4.0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MMC Co-op</dc:creator>
  <cp:keywords/>
  <dc:description/>
  <cp:lastModifiedBy>Grace Sanford</cp:lastModifiedBy>
  <cp:revision>40</cp:revision>
  <cp:lastPrinted>2025-10-03T17:36:00Z</cp:lastPrinted>
  <dcterms:created xsi:type="dcterms:W3CDTF">2022-07-12T14:32:00Z</dcterms:created>
  <dcterms:modified xsi:type="dcterms:W3CDTF">2025-10-03T17:36:00Z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0x010100456CAEA290209545A9F8681F83603874</vt:lpwstr>
  </property>
  <property fmtid="{D5CDD505-2E9C-101B-9397-08002B2CF9AE}" pid="3" name="MediaServiceImageTags">
    <vt:lpwstr/>
  </property>
</Properties>
</file>