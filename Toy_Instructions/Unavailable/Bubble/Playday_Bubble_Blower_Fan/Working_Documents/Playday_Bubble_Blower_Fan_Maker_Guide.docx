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FC3718B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531"/>
      </w:tblGrid>
      <w:tr w:rsidR="00ED18DC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657D8752" w:rsidR="00DD0BE4" w:rsidRPr="000B2192" w:rsidRDefault="009E5209">
            <w:pPr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FE2823" wp14:editId="017FF7DC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3223895</wp:posOffset>
                      </wp:positionV>
                      <wp:extent cx="579120" cy="620395"/>
                      <wp:effectExtent l="0" t="0" r="0" b="825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9120" cy="620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A3BF4D" w14:textId="6DF2A84F" w:rsidR="009E5209" w:rsidRPr="000A2990" w:rsidRDefault="009E5209" w:rsidP="009E52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A2990"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FE28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47.15pt;margin-top:253.85pt;width:45.6pt;height:4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" filled="f" stroked="f">
                      <v:textbox>
                        <w:txbxContent>
                          <w:p w14:paraId="5FA3BF4D" w14:textId="6DF2A84F" w:rsidR="009E5209" w:rsidRPr="000A2990" w:rsidRDefault="009E5209" w:rsidP="009E5209">
                            <w:pPr>
                              <w:spacing w:after="0" w:line="240" w:lineRule="auto"/>
                              <w:jc w:val="center"/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990"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43D6DD2B" wp14:editId="25546D38">
                      <wp:simplePos x="0" y="0"/>
                      <wp:positionH relativeFrom="column">
                        <wp:posOffset>1860550</wp:posOffset>
                      </wp:positionH>
                      <wp:positionV relativeFrom="paragraph">
                        <wp:posOffset>2164715</wp:posOffset>
                      </wp:positionV>
                      <wp:extent cx="1828800" cy="1828800"/>
                      <wp:effectExtent l="0" t="0" r="0" b="8255"/>
                      <wp:wrapNone/>
                      <wp:docPr id="1509790212" name="Text Box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100CD2" w14:textId="70E63E56" w:rsidR="009E5209" w:rsidRPr="000A2990" w:rsidRDefault="009E5209" w:rsidP="009E52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A2990"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D6DD2B" id="Text Box 1509790212" o:spid="_x0000_s1027" type="#_x0000_t202" style="position:absolute;margin-left:146.5pt;margin-top:170.45pt;width:2in;height:2in;z-index:25165824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" filled="f" stroked="f">
                      <v:textbox style="mso-fit-shape-to-text:t">
                        <w:txbxContent>
                          <w:p w14:paraId="34100CD2" w14:textId="70E63E56" w:rsidR="009E5209" w:rsidRPr="000A2990" w:rsidRDefault="009E5209" w:rsidP="009E5209">
                            <w:pPr>
                              <w:spacing w:after="0" w:line="240" w:lineRule="auto"/>
                              <w:jc w:val="center"/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990"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D18DC">
              <w:rPr>
                <w:rFonts w:ascii="Arial" w:hAnsi="Arial" w:cs="Arial"/>
                <w:color w:val="2B2B2B"/>
                <w:sz w:val="18"/>
                <w:szCs w:val="18"/>
                <w:shd w:val="clear" w:color="auto" w:fill="FFFFFF"/>
              </w:rPr>
              <w:br/>
            </w:r>
            <w:r w:rsidR="00E07A4F">
              <w:rPr>
                <w:noProof/>
              </w:rPr>
              <w:drawing>
                <wp:inline distT="0" distB="0" distL="0" distR="0" wp14:anchorId="67C8744A" wp14:editId="409AC426">
                  <wp:extent cx="3893500" cy="2919709"/>
                  <wp:effectExtent l="0" t="8255" r="381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93500" cy="291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D518C76" w:rsidR="000B2192" w:rsidRPr="009E5209" w:rsidRDefault="000B2192" w:rsidP="000B2192">
            <w:pPr>
              <w:jc w:val="center"/>
              <w:rPr>
                <w:b/>
                <w:sz w:val="28"/>
                <w:szCs w:val="28"/>
              </w:rPr>
            </w:pPr>
            <w:r w:rsidRPr="009E5209">
              <w:rPr>
                <w:b/>
                <w:sz w:val="28"/>
                <w:szCs w:val="28"/>
              </w:rPr>
              <w:t>BOM</w:t>
            </w:r>
          </w:p>
          <w:p w14:paraId="3C868440" w14:textId="77777777" w:rsidR="009E5209" w:rsidRPr="009E5209" w:rsidRDefault="009E5209" w:rsidP="000B2192">
            <w:pPr>
              <w:jc w:val="center"/>
              <w:rPr>
                <w:b/>
                <w:sz w:val="32"/>
                <w:szCs w:val="32"/>
              </w:rPr>
            </w:pPr>
          </w:p>
          <w:p w14:paraId="5DAB6C7B" w14:textId="54F96498" w:rsidR="000B2192" w:rsidRPr="009E5209" w:rsidRDefault="006919A5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 Day </w:t>
            </w:r>
            <w:r w:rsidR="00BC2BD5" w:rsidRPr="009E5209">
              <w:rPr>
                <w:sz w:val="24"/>
                <w:szCs w:val="24"/>
              </w:rPr>
              <w:t xml:space="preserve">Bubble </w:t>
            </w:r>
            <w:r w:rsidR="0062070D">
              <w:rPr>
                <w:sz w:val="24"/>
                <w:szCs w:val="24"/>
              </w:rPr>
              <w:t>Blow</w:t>
            </w:r>
            <w:r w:rsidR="00644940">
              <w:rPr>
                <w:sz w:val="24"/>
                <w:szCs w:val="24"/>
              </w:rPr>
              <w:t>er Fan</w:t>
            </w:r>
          </w:p>
          <w:p w14:paraId="07261E78" w14:textId="58B0CBF9" w:rsidR="00BC2BD5" w:rsidRDefault="003559B9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3.5 </w:t>
            </w:r>
            <w:r w:rsidR="000403C4">
              <w:rPr>
                <w:sz w:val="24"/>
                <w:szCs w:val="24"/>
              </w:rPr>
              <w:t xml:space="preserve">mm </w:t>
            </w:r>
            <w:r w:rsidR="00FF1223">
              <w:rPr>
                <w:sz w:val="24"/>
                <w:szCs w:val="24"/>
              </w:rPr>
              <w:t xml:space="preserve">Mono </w:t>
            </w:r>
            <w:r w:rsidR="00BC2BD5" w:rsidRPr="009E5209">
              <w:rPr>
                <w:sz w:val="24"/>
                <w:szCs w:val="24"/>
              </w:rPr>
              <w:t>Switch Jack</w:t>
            </w:r>
          </w:p>
          <w:p w14:paraId="14975790" w14:textId="06B5CD20" w:rsidR="00985677" w:rsidRPr="009E5209" w:rsidRDefault="00985677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X </w:t>
            </w:r>
            <w:r w:rsidR="002C0C97">
              <w:rPr>
                <w:sz w:val="24"/>
                <w:szCs w:val="24"/>
              </w:rPr>
              <w:t>8 cm of Wire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5D17FD2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69FAF89D" w14:textId="40371584" w:rsidR="00BC2BD5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Screwdriver – </w:t>
      </w:r>
      <w:r w:rsidR="000D728F">
        <w:t>s</w:t>
      </w:r>
      <w:r>
        <w:t xml:space="preserve">kinny </w:t>
      </w:r>
      <w:r w:rsidR="000D728F">
        <w:t>Phillips</w:t>
      </w:r>
    </w:p>
    <w:p w14:paraId="78BD2806" w14:textId="77777777" w:rsidR="009757D6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>Soldering iron</w:t>
      </w:r>
    </w:p>
    <w:p w14:paraId="5C208071" w14:textId="1548E4C9" w:rsidR="00BC2BD5" w:rsidRDefault="009757D6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Solder Sucker / Desoldering Braid </w:t>
      </w:r>
    </w:p>
    <w:p w14:paraId="53128261" w14:textId="442A74C3" w:rsidR="000B2192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Hot </w:t>
      </w:r>
      <w:r w:rsidR="000D728F">
        <w:t>g</w:t>
      </w:r>
      <w:r>
        <w:t xml:space="preserve">lue </w:t>
      </w:r>
      <w:r w:rsidR="000D728F">
        <w:t>g</w:t>
      </w:r>
      <w:r>
        <w:t>un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10AFCA96" w14:textId="77777777" w:rsidR="00320CE7" w:rsidRDefault="00BC2BD5" w:rsidP="003C188B">
      <w:pPr>
        <w:pStyle w:val="ListParagraph"/>
        <w:numPr>
          <w:ilvl w:val="0"/>
          <w:numId w:val="7"/>
        </w:numPr>
      </w:pPr>
      <w:r>
        <w:t xml:space="preserve">Protective </w:t>
      </w:r>
      <w:r w:rsidR="000D728F">
        <w:t>e</w:t>
      </w:r>
      <w:r w:rsidR="007E089A">
        <w:t>yewear</w:t>
      </w:r>
    </w:p>
    <w:p w14:paraId="4B558628" w14:textId="77777777" w:rsidR="00320CE7" w:rsidRDefault="00320CE7">
      <w:r>
        <w:br w:type="page"/>
      </w:r>
    </w:p>
    <w:p w14:paraId="2745B490" w14:textId="42FBA77F" w:rsidR="003C188B" w:rsidRDefault="003C188B" w:rsidP="00320CE7">
      <w:pPr>
        <w:pStyle w:val="Heading1"/>
      </w:pPr>
      <w:r>
        <w:lastRenderedPageBreak/>
        <w:t>Assembly Instructions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CE7" w14:paraId="3009C9AE" w14:textId="77777777" w:rsidTr="00320CE7">
        <w:tc>
          <w:tcPr>
            <w:tcW w:w="4675" w:type="dxa"/>
          </w:tcPr>
          <w:p w14:paraId="0591170D" w14:textId="77777777" w:rsidR="00320CE7" w:rsidRDefault="00320CE7" w:rsidP="00320CE7">
            <w:pPr>
              <w:pStyle w:val="Heading2"/>
            </w:pPr>
            <w:r>
              <w:t>S</w:t>
            </w:r>
            <w:r w:rsidRPr="008B3C18">
              <w:t xml:space="preserve">tep 1 </w:t>
            </w:r>
          </w:p>
          <w:p w14:paraId="2A2DFF67" w14:textId="77777777" w:rsidR="00320CE7" w:rsidRDefault="00320CE7" w:rsidP="00320CE7"/>
          <w:p w14:paraId="41ABD64E" w14:textId="77777777" w:rsidR="00320CE7" w:rsidRPr="00ED459A" w:rsidRDefault="00320CE7" w:rsidP="00320CE7">
            <w:pPr>
              <w:pStyle w:val="NoSpacing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Remove </w:t>
            </w:r>
            <w:r>
              <w:rPr>
                <w:sz w:val="24"/>
                <w:szCs w:val="24"/>
              </w:rPr>
              <w:t>b</w:t>
            </w:r>
            <w:r w:rsidRPr="00ED459A">
              <w:rPr>
                <w:sz w:val="24"/>
                <w:szCs w:val="24"/>
              </w:rPr>
              <w:t xml:space="preserve">ubble </w:t>
            </w:r>
            <w:r>
              <w:rPr>
                <w:sz w:val="24"/>
                <w:szCs w:val="24"/>
              </w:rPr>
              <w:t>s</w:t>
            </w:r>
            <w:r w:rsidRPr="00ED459A">
              <w:rPr>
                <w:sz w:val="24"/>
                <w:szCs w:val="24"/>
              </w:rPr>
              <w:t>olution from gun by removing 5 screws that holds device together, as marked in the photo.</w:t>
            </w:r>
          </w:p>
          <w:p w14:paraId="3C792CE2" w14:textId="77777777" w:rsidR="00320CE7" w:rsidRDefault="00320CE7" w:rsidP="00320CE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FBBBB36" w14:textId="5B91929A" w:rsidR="00320CE7" w:rsidRDefault="00320CE7" w:rsidP="00320CE7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B210BB" wp14:editId="1C38E0A1">
                      <wp:extent cx="1491864" cy="2274073"/>
                      <wp:effectExtent l="19050" t="0" r="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1864" cy="2274073"/>
                                <a:chOff x="26669" y="-47297"/>
                                <a:chExt cx="3337560" cy="5943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-1276351" y="1255723"/>
                                  <a:ext cx="5943600" cy="3337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8" name="Oval 8"/>
                              <wps:cNvSpPr/>
                              <wps:spPr>
                                <a:xfrm>
                                  <a:off x="2320290" y="74295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Oval 9"/>
                              <wps:cNvSpPr/>
                              <wps:spPr>
                                <a:xfrm>
                                  <a:off x="2625090" y="317373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Oval 13"/>
                              <wps:cNvSpPr/>
                              <wps:spPr>
                                <a:xfrm>
                                  <a:off x="849630" y="311277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Oval 15"/>
                              <wps:cNvSpPr/>
                              <wps:spPr>
                                <a:xfrm>
                                  <a:off x="217170" y="299847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Oval 19"/>
                              <wps:cNvSpPr/>
                              <wps:spPr>
                                <a:xfrm>
                                  <a:off x="26670" y="116205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7EEC35" id="Group 6" o:spid="_x0000_s1026" style="width:117.45pt;height:179.05pt;mso-position-horizontal-relative:char;mso-position-vertical-relative:line" coordorigin="266,-472" coordsize="33375,594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7" type="#_x0000_t75" style="position:absolute;left:-12764;top:12558;width:59435;height:3337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">
                        <v:imagedata r:id="rId13" o:title=""/>
                      </v:shape>
                      <v:oval id="Oval 8" o:spid="_x0000_s1028" style="position:absolute;left:23202;top:7429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" filled="f" strokecolor="red" strokeweight="3.5pt">
                        <v:stroke joinstyle="miter"/>
                      </v:oval>
                      <v:oval id="Oval 9" o:spid="_x0000_s1029" style="position:absolute;left:26250;top:31737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" filled="f" strokecolor="red" strokeweight="3.5pt">
                        <v:stroke joinstyle="miter"/>
                      </v:oval>
                      <v:oval id="Oval 13" o:spid="_x0000_s1030" style="position:absolute;left:8496;top:31127;width:449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" filled="f" strokecolor="red" strokeweight="3.5pt">
                        <v:stroke joinstyle="miter"/>
                      </v:oval>
                      <v:oval id="Oval 15" o:spid="_x0000_s1031" style="position:absolute;left:2171;top:29984;width:449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" filled="f" strokecolor="red" strokeweight="3.5pt">
                        <v:stroke joinstyle="miter"/>
                      </v:oval>
                      <v:oval id="Oval 19" o:spid="_x0000_s1032" style="position:absolute;left:266;top:11620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" filled="f" strokecolor="red" strokeweight="3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14:paraId="60A64E27" w14:textId="77777777" w:rsidR="00320CE7" w:rsidRDefault="00320CE7" w:rsidP="00320C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527"/>
      </w:tblGrid>
      <w:tr w:rsidR="00EA3353" w14:paraId="1B5D9798" w14:textId="77777777" w:rsidTr="007B1DEB">
        <w:tc>
          <w:tcPr>
            <w:tcW w:w="3823" w:type="dxa"/>
          </w:tcPr>
          <w:p w14:paraId="4E1BEE1F" w14:textId="77777777" w:rsidR="006F34FA" w:rsidRDefault="006F34FA" w:rsidP="006F34FA">
            <w:pPr>
              <w:pStyle w:val="Heading2"/>
            </w:pPr>
            <w:r>
              <w:t xml:space="preserve">Step 2 </w:t>
            </w:r>
          </w:p>
          <w:p w14:paraId="208B07AF" w14:textId="77777777" w:rsidR="006F34FA" w:rsidRDefault="006F34FA" w:rsidP="006F34FA"/>
          <w:p w14:paraId="10B2980C" w14:textId="77777777" w:rsidR="006F34FA" w:rsidRPr="006965E0" w:rsidRDefault="006F34FA" w:rsidP="006F34FA"/>
          <w:p w14:paraId="2E7FC52C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 xml:space="preserve">Gently pry open </w:t>
            </w:r>
            <w:r>
              <w:rPr>
                <w:sz w:val="24"/>
                <w:szCs w:val="24"/>
              </w:rPr>
              <w:t>the</w:t>
            </w:r>
            <w:r w:rsidRPr="000D728F">
              <w:rPr>
                <w:sz w:val="24"/>
                <w:szCs w:val="24"/>
              </w:rPr>
              <w:t xml:space="preserve"> top of device. Remove battery holder.</w:t>
            </w:r>
          </w:p>
          <w:p w14:paraId="76BC0764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>You should see the wires going to the switch that turns device on and off.</w:t>
            </w:r>
          </w:p>
          <w:p w14:paraId="26748270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</w:p>
          <w:p w14:paraId="5EBCC6F2" w14:textId="77777777" w:rsidR="006F34FA" w:rsidRPr="000D728F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 xml:space="preserve">Note: The bottom does not open as it is like a clam shell. </w:t>
            </w:r>
          </w:p>
          <w:p w14:paraId="0FBB1560" w14:textId="77777777" w:rsidR="00EA3353" w:rsidRDefault="00EA3353" w:rsidP="00320CE7">
            <w:pPr>
              <w:rPr>
                <w:lang w:val="en-US"/>
              </w:rPr>
            </w:pPr>
          </w:p>
        </w:tc>
        <w:tc>
          <w:tcPr>
            <w:tcW w:w="5527" w:type="dxa"/>
          </w:tcPr>
          <w:p w14:paraId="172FAF1D" w14:textId="6AC52D9D" w:rsidR="00EA3353" w:rsidRDefault="00FF421A" w:rsidP="00320CE7">
            <w:pPr>
              <w:rPr>
                <w:lang w:val="en-US"/>
              </w:rPr>
            </w:pPr>
            <w:r w:rsidRPr="000D728F">
              <w:rPr>
                <w:noProof/>
                <w:sz w:val="24"/>
                <w:szCs w:val="24"/>
              </w:rPr>
              <w:drawing>
                <wp:inline distT="0" distB="0" distL="0" distR="0" wp14:anchorId="2973D749" wp14:editId="625F9EEC">
                  <wp:extent cx="3710940" cy="1849120"/>
                  <wp:effectExtent l="0" t="2540" r="127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65" t="32232" r="8235"/>
                          <a:stretch/>
                        </pic:blipFill>
                        <pic:spPr bwMode="auto">
                          <a:xfrm rot="5400000">
                            <a:off x="0" y="0"/>
                            <a:ext cx="3710940" cy="184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02A7C4" wp14:editId="0E6E74CA">
                  <wp:extent cx="1973580" cy="1480820"/>
                  <wp:effectExtent l="0" t="127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973580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1B94" w14:textId="77777777" w:rsidR="00F13646" w:rsidRDefault="00F13646" w:rsidP="00320C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2"/>
        <w:gridCol w:w="4428"/>
      </w:tblGrid>
      <w:tr w:rsidR="007B0DB5" w14:paraId="45A44B14" w14:textId="25D7B0DF" w:rsidTr="000A2990">
        <w:tc>
          <w:tcPr>
            <w:tcW w:w="4922" w:type="dxa"/>
          </w:tcPr>
          <w:p w14:paraId="15174EFC" w14:textId="632532A6" w:rsidR="007B0DB5" w:rsidRDefault="007B0DB5" w:rsidP="007B0DB5">
            <w:pPr>
              <w:pStyle w:val="Heading2"/>
            </w:pPr>
            <w:r>
              <w:lastRenderedPageBreak/>
              <w:t>Step 3</w:t>
            </w:r>
          </w:p>
          <w:p w14:paraId="66854F5C" w14:textId="77777777" w:rsidR="007B0DB5" w:rsidRPr="007B0DB5" w:rsidRDefault="007B0DB5" w:rsidP="000A2990"/>
          <w:p w14:paraId="5D02AB0F" w14:textId="4F7CD158" w:rsidR="007B0DB5" w:rsidRDefault="007B0DB5" w:rsidP="007B0DB5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Remove </w:t>
            </w:r>
            <w:r>
              <w:rPr>
                <w:sz w:val="24"/>
                <w:szCs w:val="24"/>
              </w:rPr>
              <w:t xml:space="preserve">the </w:t>
            </w:r>
            <w:r w:rsidRPr="00ED459A">
              <w:rPr>
                <w:sz w:val="24"/>
                <w:szCs w:val="24"/>
              </w:rPr>
              <w:t xml:space="preserve">two screws that are holding the </w:t>
            </w:r>
            <w:r w:rsidR="00A328B8">
              <w:rPr>
                <w:sz w:val="24"/>
                <w:szCs w:val="24"/>
              </w:rPr>
              <w:t xml:space="preserve">orange </w:t>
            </w:r>
            <w:r w:rsidRPr="00ED459A">
              <w:rPr>
                <w:sz w:val="24"/>
                <w:szCs w:val="24"/>
              </w:rPr>
              <w:t xml:space="preserve">switch in place. </w:t>
            </w:r>
          </w:p>
          <w:p w14:paraId="4A693524" w14:textId="77777777" w:rsidR="007B0DB5" w:rsidRDefault="007B0DB5" w:rsidP="007B0DB5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(We will not need these when we put the toy back together</w:t>
            </w:r>
            <w:r>
              <w:rPr>
                <w:sz w:val="24"/>
                <w:szCs w:val="24"/>
              </w:rPr>
              <w:t>)</w:t>
            </w:r>
          </w:p>
          <w:p w14:paraId="78B15204" w14:textId="77777777" w:rsidR="007B0DB5" w:rsidRDefault="007B0DB5" w:rsidP="009E0117"/>
        </w:tc>
        <w:tc>
          <w:tcPr>
            <w:tcW w:w="4428" w:type="dxa"/>
          </w:tcPr>
          <w:p w14:paraId="5EA92903" w14:textId="6EBBD855" w:rsidR="007B0DB5" w:rsidRDefault="007B0DB5" w:rsidP="007B0DB5">
            <w:pPr>
              <w:pStyle w:val="Heading2"/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37671D68" wp14:editId="4B954545">
                      <wp:extent cx="1156970" cy="2238377"/>
                      <wp:effectExtent l="0" t="0" r="5080" b="9525"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6970" cy="2238377"/>
                                <a:chOff x="0" y="1"/>
                                <a:chExt cx="1156970" cy="22383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103" t="-1564" r="915" b="30664"/>
                                <a:stretch/>
                              </pic:blipFill>
                              <pic:spPr bwMode="auto">
                                <a:xfrm rot="5400000">
                                  <a:off x="-540704" y="540705"/>
                                  <a:ext cx="2238377" cy="1156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8" name="Oval 38"/>
                              <wps:cNvSpPr/>
                              <wps:spPr>
                                <a:xfrm>
                                  <a:off x="539787" y="1048500"/>
                                  <a:ext cx="248398" cy="22001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Oval 39"/>
                              <wps:cNvSpPr/>
                              <wps:spPr>
                                <a:xfrm>
                                  <a:off x="381748" y="605168"/>
                                  <a:ext cx="248398" cy="228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2C02AB" id="Group 36" o:spid="_x0000_s1026" style="width:91.1pt;height:176.25pt;mso-position-horizontal-relative:char;mso-position-vertical-relative:line" coordorigin="" coordsize="11569,22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">
                      <v:shape id="Picture 37" o:spid="_x0000_s1027" type="#_x0000_t75" style="position:absolute;left:-5407;top:5407;width:22383;height:1156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">
                        <v:imagedata r:id="rId17" o:title="" croptop="-1025f" cropbottom="20096f" cropleft="14485f" cropright="600f"/>
                      </v:shape>
                      <v:oval id="Oval 38" o:spid="_x0000_s1028" style="position:absolute;left:5397;top:10485;width:2484;height:2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" filled="f" strokecolor="red" strokeweight="3.5pt">
                        <v:stroke joinstyle="miter"/>
                      </v:oval>
                      <v:oval id="Oval 39" o:spid="_x0000_s1029" style="position:absolute;left:3817;top:6051;width:2484;height:2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" filled="f" strokecolor="red" strokeweight="3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14:paraId="3BED4D3C" w14:textId="77777777" w:rsidR="007B0DB5" w:rsidRDefault="007B0DB5" w:rsidP="009E0117"/>
    <w:tbl>
      <w:tblPr>
        <w:tblStyle w:val="TableGrid"/>
        <w:tblpPr w:leftFromText="180" w:rightFromText="180" w:vertAnchor="text" w:horzAnchor="margin" w:tblpY="267"/>
        <w:tblW w:w="0" w:type="auto"/>
        <w:tblLook w:val="04A0" w:firstRow="1" w:lastRow="0" w:firstColumn="1" w:lastColumn="0" w:noHBand="0" w:noVBand="1"/>
      </w:tblPr>
      <w:tblGrid>
        <w:gridCol w:w="4997"/>
        <w:gridCol w:w="4353"/>
      </w:tblGrid>
      <w:tr w:rsidR="00D838B7" w14:paraId="01772B8D" w14:textId="77777777" w:rsidTr="00D838B7">
        <w:tc>
          <w:tcPr>
            <w:tcW w:w="4997" w:type="dxa"/>
          </w:tcPr>
          <w:p w14:paraId="1540622F" w14:textId="2235C8FA" w:rsidR="00D838B7" w:rsidRDefault="00D838B7" w:rsidP="00D838B7">
            <w:pPr>
              <w:pStyle w:val="Heading2"/>
            </w:pPr>
            <w:r>
              <w:t xml:space="preserve">Step </w:t>
            </w:r>
            <w:r w:rsidR="00A328B8">
              <w:t>4</w:t>
            </w:r>
            <w:r>
              <w:t xml:space="preserve"> </w:t>
            </w:r>
          </w:p>
          <w:p w14:paraId="62036343" w14:textId="77777777" w:rsidR="00D838B7" w:rsidRDefault="00D838B7" w:rsidP="00D838B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B2B2B"/>
                <w:sz w:val="18"/>
                <w:szCs w:val="18"/>
              </w:rPr>
            </w:pPr>
            <w:r>
              <w:rPr>
                <w:rStyle w:val="eop"/>
                <w:rFonts w:ascii="Arial" w:eastAsiaTheme="majorEastAsia" w:hAnsi="Arial" w:cs="Arial"/>
                <w:color w:val="2B2B2B"/>
                <w:sz w:val="18"/>
                <w:szCs w:val="18"/>
              </w:rPr>
              <w:t> </w:t>
            </w:r>
          </w:p>
          <w:p w14:paraId="3703F867" w14:textId="77777777" w:rsidR="00D838B7" w:rsidRPr="00ED459A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Unsolder the</w:t>
            </w:r>
            <w:r>
              <w:rPr>
                <w:sz w:val="24"/>
                <w:szCs w:val="24"/>
              </w:rPr>
              <w:t xml:space="preserve"> 2 </w:t>
            </w:r>
            <w:r w:rsidRPr="00ED459A">
              <w:rPr>
                <w:sz w:val="24"/>
                <w:szCs w:val="24"/>
              </w:rPr>
              <w:t xml:space="preserve">wires </w:t>
            </w:r>
            <w:r>
              <w:rPr>
                <w:sz w:val="24"/>
                <w:szCs w:val="24"/>
              </w:rPr>
              <w:t>from</w:t>
            </w:r>
            <w:r w:rsidRPr="00ED459A">
              <w:rPr>
                <w:sz w:val="24"/>
                <w:szCs w:val="24"/>
              </w:rPr>
              <w:t xml:space="preserve"> the</w:t>
            </w:r>
            <w:r>
              <w:rPr>
                <w:sz w:val="24"/>
                <w:szCs w:val="24"/>
              </w:rPr>
              <w:t xml:space="preserve"> orange </w:t>
            </w:r>
            <w:r w:rsidRPr="00ED459A">
              <w:rPr>
                <w:sz w:val="24"/>
                <w:szCs w:val="24"/>
              </w:rPr>
              <w:t>switch mechanism</w:t>
            </w:r>
            <w:r>
              <w:rPr>
                <w:sz w:val="24"/>
                <w:szCs w:val="24"/>
              </w:rPr>
              <w:t>. The wires may be both red, or black and red.</w:t>
            </w:r>
          </w:p>
          <w:p w14:paraId="2E5D52F2" w14:textId="77777777" w:rsidR="00D838B7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</w:p>
          <w:p w14:paraId="09E2CCFB" w14:textId="77777777" w:rsidR="00ED33DB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the orange switch mechanism and set it aside. </w:t>
            </w:r>
          </w:p>
          <w:p w14:paraId="4D43EB59" w14:textId="4F0FA96E" w:rsidR="00D838B7" w:rsidRPr="00ED459A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(</w:t>
            </w:r>
            <w:r w:rsidR="00ED33DB">
              <w:rPr>
                <w:sz w:val="24"/>
                <w:szCs w:val="24"/>
              </w:rPr>
              <w:t>T</w:t>
            </w:r>
            <w:r w:rsidRPr="00ED459A">
              <w:rPr>
                <w:sz w:val="24"/>
                <w:szCs w:val="24"/>
              </w:rPr>
              <w:t xml:space="preserve">his orange switch mechanism </w:t>
            </w:r>
            <w:r w:rsidR="00ED33DB">
              <w:rPr>
                <w:sz w:val="24"/>
                <w:szCs w:val="24"/>
              </w:rPr>
              <w:t xml:space="preserve">is not required </w:t>
            </w:r>
            <w:r w:rsidRPr="00ED459A">
              <w:rPr>
                <w:sz w:val="24"/>
                <w:szCs w:val="24"/>
              </w:rPr>
              <w:t xml:space="preserve">when </w:t>
            </w:r>
            <w:r w:rsidR="00ED33DB">
              <w:rPr>
                <w:sz w:val="24"/>
                <w:szCs w:val="24"/>
              </w:rPr>
              <w:t>the toy is reassembled.</w:t>
            </w:r>
            <w:r w:rsidRPr="00ED459A">
              <w:rPr>
                <w:sz w:val="24"/>
                <w:szCs w:val="24"/>
              </w:rPr>
              <w:t>)</w:t>
            </w:r>
          </w:p>
          <w:p w14:paraId="5CC5CA30" w14:textId="77777777" w:rsidR="00D838B7" w:rsidRDefault="00D838B7" w:rsidP="00D838B7"/>
        </w:tc>
        <w:tc>
          <w:tcPr>
            <w:tcW w:w="4353" w:type="dxa"/>
          </w:tcPr>
          <w:p w14:paraId="2AEA8182" w14:textId="77777777" w:rsidR="00D838B7" w:rsidRDefault="00D838B7" w:rsidP="00D838B7">
            <w:pPr>
              <w:pStyle w:val="Heading2"/>
            </w:pPr>
            <w:r w:rsidRPr="00ED459A">
              <w:rPr>
                <w:noProof/>
                <w:sz w:val="24"/>
                <w:szCs w:val="24"/>
              </w:rPr>
              <w:drawing>
                <wp:inline distT="0" distB="0" distL="0" distR="0" wp14:anchorId="53CE7319" wp14:editId="6BBA57C1">
                  <wp:extent cx="2427913" cy="1363158"/>
                  <wp:effectExtent l="0" t="952" r="0" b="0"/>
                  <wp:docPr id="33" name="Picture 33" descr="A picture containing to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to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427913" cy="1363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64C43" w14:textId="360A2588" w:rsidR="00F0537A" w:rsidRDefault="002314C7" w:rsidP="00977091">
      <w:r>
        <w:t xml:space="preserve"> </w:t>
      </w:r>
    </w:p>
    <w:p w14:paraId="44DA6F80" w14:textId="77777777" w:rsidR="00D838B7" w:rsidRDefault="00D838B7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0"/>
        <w:gridCol w:w="4510"/>
      </w:tblGrid>
      <w:tr w:rsidR="00F12092" w14:paraId="53F6F6F2" w14:textId="07E19728" w:rsidTr="000A2990">
        <w:tc>
          <w:tcPr>
            <w:tcW w:w="4840" w:type="dxa"/>
          </w:tcPr>
          <w:p w14:paraId="0E0D1D34" w14:textId="5EA1C5F4" w:rsidR="00F12092" w:rsidRDefault="00F12092" w:rsidP="005A051F">
            <w:pPr>
              <w:pStyle w:val="Heading2"/>
            </w:pPr>
            <w:r>
              <w:t xml:space="preserve">Step </w:t>
            </w:r>
            <w:r w:rsidR="00A328B8">
              <w:t>5</w:t>
            </w:r>
            <w:r>
              <w:t xml:space="preserve"> </w:t>
            </w:r>
          </w:p>
          <w:p w14:paraId="00EF2DC1" w14:textId="77777777" w:rsidR="002B264F" w:rsidRPr="002B264F" w:rsidRDefault="002B264F" w:rsidP="002B264F"/>
          <w:p w14:paraId="4DCA30EC" w14:textId="28698F08" w:rsidR="00F12092" w:rsidRPr="00ED459A" w:rsidRDefault="00F12092" w:rsidP="005A051F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Solder the wires to </w:t>
            </w:r>
            <w:r>
              <w:rPr>
                <w:sz w:val="24"/>
                <w:szCs w:val="24"/>
              </w:rPr>
              <w:t>the</w:t>
            </w:r>
            <w:r w:rsidRPr="00ED459A">
              <w:rPr>
                <w:sz w:val="24"/>
                <w:szCs w:val="24"/>
              </w:rPr>
              <w:t xml:space="preserve"> </w:t>
            </w:r>
            <w:r w:rsidR="00544D64">
              <w:rPr>
                <w:sz w:val="24"/>
                <w:szCs w:val="24"/>
              </w:rPr>
              <w:t xml:space="preserve">tip and sleeve contacts of the </w:t>
            </w:r>
            <w:r w:rsidRPr="00ED459A">
              <w:rPr>
                <w:sz w:val="24"/>
                <w:szCs w:val="24"/>
              </w:rPr>
              <w:t>switch jack.</w:t>
            </w:r>
            <w:r>
              <w:rPr>
                <w:noProof/>
              </w:rPr>
              <w:t xml:space="preserve"> </w:t>
            </w:r>
          </w:p>
          <w:p w14:paraId="55815AE6" w14:textId="77777777" w:rsidR="00F12092" w:rsidRDefault="00F12092" w:rsidP="00977091"/>
          <w:p w14:paraId="44358332" w14:textId="30FF8440" w:rsidR="00F12092" w:rsidRDefault="00F12092" w:rsidP="00977091"/>
        </w:tc>
        <w:tc>
          <w:tcPr>
            <w:tcW w:w="4510" w:type="dxa"/>
          </w:tcPr>
          <w:p w14:paraId="74709F49" w14:textId="4BCC720F" w:rsidR="00F12092" w:rsidRDefault="00F12092" w:rsidP="005A051F">
            <w:pPr>
              <w:pStyle w:val="Heading2"/>
            </w:pPr>
            <w:r>
              <w:rPr>
                <w:noProof/>
              </w:rPr>
              <w:drawing>
                <wp:inline distT="0" distB="0" distL="0" distR="0" wp14:anchorId="7D408562" wp14:editId="3E5034F0">
                  <wp:extent cx="956513" cy="1728664"/>
                  <wp:effectExtent l="0" t="508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56513" cy="172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FC598" w14:textId="77777777" w:rsidR="005A051F" w:rsidRDefault="005A051F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537A" w14:paraId="55A19A23" w14:textId="77777777" w:rsidTr="00F0537A">
        <w:tc>
          <w:tcPr>
            <w:tcW w:w="9350" w:type="dxa"/>
          </w:tcPr>
          <w:p w14:paraId="2C7B79FE" w14:textId="1BA3B66B" w:rsidR="00F0537A" w:rsidRDefault="00F0537A" w:rsidP="00F0537A">
            <w:pPr>
              <w:pStyle w:val="Heading2"/>
            </w:pPr>
            <w:r>
              <w:lastRenderedPageBreak/>
              <w:t xml:space="preserve">Step </w:t>
            </w:r>
            <w:r w:rsidR="00A328B8">
              <w:t>6</w:t>
            </w:r>
          </w:p>
          <w:p w14:paraId="0D5D681C" w14:textId="77777777" w:rsidR="002B264F" w:rsidRPr="002B264F" w:rsidRDefault="002B264F" w:rsidP="002B264F"/>
          <w:p w14:paraId="05F2FB5C" w14:textId="7F509240" w:rsidR="00F0537A" w:rsidRDefault="00356284" w:rsidP="004628DE">
            <w:r>
              <w:rPr>
                <w:sz w:val="24"/>
                <w:szCs w:val="24"/>
              </w:rPr>
              <w:t>Before reassembling the toy, t</w:t>
            </w:r>
            <w:r w:rsidR="00F0537A" w:rsidRPr="00ED459A">
              <w:rPr>
                <w:sz w:val="24"/>
                <w:szCs w:val="24"/>
              </w:rPr>
              <w:t>est</w:t>
            </w:r>
            <w:r>
              <w:rPr>
                <w:sz w:val="24"/>
                <w:szCs w:val="24"/>
              </w:rPr>
              <w:t xml:space="preserve"> the Switch Adapted Bubble Blower Fan by </w:t>
            </w:r>
            <w:r w:rsidR="004628DE">
              <w:rPr>
                <w:sz w:val="24"/>
                <w:szCs w:val="24"/>
              </w:rPr>
              <w:t>plugging in an assistive switch.</w:t>
            </w:r>
          </w:p>
        </w:tc>
      </w:tr>
    </w:tbl>
    <w:p w14:paraId="3AE2E41B" w14:textId="19970638" w:rsidR="00A770A4" w:rsidRDefault="00A770A4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70A4" w14:paraId="7F2B1AE3" w14:textId="77777777" w:rsidTr="00A770A4">
        <w:tc>
          <w:tcPr>
            <w:tcW w:w="4675" w:type="dxa"/>
          </w:tcPr>
          <w:p w14:paraId="57C67DF6" w14:textId="7F974175" w:rsidR="00DA6502" w:rsidRDefault="00DA6502" w:rsidP="00DA6502">
            <w:pPr>
              <w:pStyle w:val="Heading2"/>
            </w:pPr>
            <w:r>
              <w:t xml:space="preserve">Step </w:t>
            </w:r>
            <w:r w:rsidR="00A328B8">
              <w:t>7</w:t>
            </w:r>
            <w:r>
              <w:t xml:space="preserve"> </w:t>
            </w:r>
          </w:p>
          <w:p w14:paraId="56F18BDB" w14:textId="77777777" w:rsidR="002B264F" w:rsidRPr="002B264F" w:rsidRDefault="002B264F" w:rsidP="002B264F"/>
          <w:p w14:paraId="74DB248D" w14:textId="77EAB252" w:rsidR="00DA6502" w:rsidRDefault="00DA6502" w:rsidP="00DA65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the switch jack into the </w:t>
            </w:r>
            <w:r w:rsidR="00405BA6">
              <w:rPr>
                <w:sz w:val="24"/>
                <w:szCs w:val="24"/>
              </w:rPr>
              <w:t>hole left by the original switch.</w:t>
            </w:r>
          </w:p>
          <w:p w14:paraId="267691F8" w14:textId="77777777" w:rsidR="00405BA6" w:rsidRPr="00ED459A" w:rsidRDefault="00405BA6" w:rsidP="00DA6502">
            <w:pPr>
              <w:rPr>
                <w:sz w:val="24"/>
                <w:szCs w:val="24"/>
              </w:rPr>
            </w:pPr>
          </w:p>
          <w:p w14:paraId="69594945" w14:textId="0E5CA854" w:rsidR="00A770A4" w:rsidRDefault="004214BC" w:rsidP="00977091">
            <w:r>
              <w:t>It may be helpful to bend the switch contacts</w:t>
            </w:r>
            <w:r w:rsidR="00380840">
              <w:t xml:space="preserve"> on the jack</w:t>
            </w:r>
            <w:r>
              <w:t xml:space="preserve"> to make it easier </w:t>
            </w:r>
            <w:r w:rsidR="00380840">
              <w:t>to reassemble the toy.</w:t>
            </w:r>
          </w:p>
        </w:tc>
        <w:tc>
          <w:tcPr>
            <w:tcW w:w="4675" w:type="dxa"/>
          </w:tcPr>
          <w:p w14:paraId="215CC62B" w14:textId="203F6BB4" w:rsidR="00A770A4" w:rsidRDefault="00DA6502" w:rsidP="00977091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40EC0F7" wp14:editId="260BB4F4">
                  <wp:simplePos x="0" y="0"/>
                  <wp:positionH relativeFrom="page">
                    <wp:posOffset>1036726</wp:posOffset>
                  </wp:positionH>
                  <wp:positionV relativeFrom="paragraph">
                    <wp:posOffset>497967</wp:posOffset>
                  </wp:positionV>
                  <wp:extent cx="1066800" cy="969645"/>
                  <wp:effectExtent l="0" t="0" r="0" b="190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969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A770A4">
              <w:rPr>
                <w:noProof/>
                <w:sz w:val="24"/>
              </w:rPr>
              <w:drawing>
                <wp:inline distT="0" distB="0" distL="0" distR="0" wp14:anchorId="7174AE43" wp14:editId="2A29BF59">
                  <wp:extent cx="2334895" cy="2377440"/>
                  <wp:effectExtent l="0" t="0" r="825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895" cy="2377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A4" w14:paraId="5B7FFC43" w14:textId="77777777" w:rsidTr="00A770A4">
        <w:tc>
          <w:tcPr>
            <w:tcW w:w="4675" w:type="dxa"/>
          </w:tcPr>
          <w:p w14:paraId="777CD731" w14:textId="77777777" w:rsidR="00A770A4" w:rsidRDefault="00A770A4" w:rsidP="00977091"/>
        </w:tc>
        <w:tc>
          <w:tcPr>
            <w:tcW w:w="4675" w:type="dxa"/>
          </w:tcPr>
          <w:p w14:paraId="0B5874A8" w14:textId="7F0AE085" w:rsidR="00A770A4" w:rsidRDefault="00A770A4" w:rsidP="00977091">
            <w:pPr>
              <w:rPr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C96968" wp14:editId="1E9E707B">
                  <wp:extent cx="1525905" cy="20262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905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AB5B3" w14:textId="0D060FE9" w:rsidR="00977091" w:rsidRDefault="00977091" w:rsidP="00E511CC">
      <w:pPr>
        <w:spacing w:after="160" w:line="259" w:lineRule="auto"/>
      </w:pPr>
    </w:p>
    <w:p w14:paraId="78AEC36B" w14:textId="4E62D94F" w:rsidR="00977091" w:rsidDel="00A77261" w:rsidRDefault="00977091" w:rsidP="00E511CC">
      <w:pPr>
        <w:spacing w:after="160" w:line="259" w:lineRule="auto"/>
        <w:rPr>
          <w:del w:id="0" w:author="Jake McIvor" w:date="2022-07-05T11:39:00Z"/>
        </w:rPr>
      </w:pPr>
    </w:p>
    <w:p w14:paraId="061E95C3" w14:textId="03B8E8F6" w:rsidR="00977091" w:rsidDel="00A77261" w:rsidRDefault="00977091" w:rsidP="00E511CC">
      <w:pPr>
        <w:spacing w:after="160" w:line="259" w:lineRule="auto"/>
        <w:rPr>
          <w:del w:id="1" w:author="Jake McIvor" w:date="2022-07-05T11:39:00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4"/>
        <w:gridCol w:w="5196"/>
      </w:tblGrid>
      <w:tr w:rsidR="00F52623" w14:paraId="591D7294" w14:textId="5684EDA8" w:rsidTr="000A2990">
        <w:tc>
          <w:tcPr>
            <w:tcW w:w="6426" w:type="dxa"/>
          </w:tcPr>
          <w:p w14:paraId="233657E9" w14:textId="34815408" w:rsidR="00F52623" w:rsidRDefault="00F52623" w:rsidP="00E511CC">
            <w:pPr>
              <w:pStyle w:val="Heading2"/>
            </w:pPr>
            <w:r>
              <w:lastRenderedPageBreak/>
              <w:t xml:space="preserve">Step </w:t>
            </w:r>
            <w:r w:rsidR="00A328B8">
              <w:t>8</w:t>
            </w:r>
          </w:p>
          <w:p w14:paraId="6DE31788" w14:textId="78766383" w:rsidR="00F52623" w:rsidRDefault="00F52623" w:rsidP="00E511CC"/>
          <w:p w14:paraId="0663F159" w14:textId="08BE9F07" w:rsidR="00F52623" w:rsidRPr="00ED459A" w:rsidRDefault="00F52623" w:rsidP="002D4AE1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Place switch that is soldered</w:t>
            </w:r>
            <w:r w:rsidR="000A2990">
              <w:rPr>
                <w:sz w:val="24"/>
                <w:szCs w:val="24"/>
              </w:rPr>
              <w:t xml:space="preserve"> into the slot of the original switch. </w:t>
            </w:r>
          </w:p>
          <w:p w14:paraId="76D74C00" w14:textId="08170356" w:rsidR="00F52623" w:rsidRPr="00ED459A" w:rsidRDefault="00F52623" w:rsidP="00E07A4F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Apply </w:t>
            </w:r>
            <w:r>
              <w:rPr>
                <w:sz w:val="24"/>
                <w:szCs w:val="24"/>
              </w:rPr>
              <w:t>h</w:t>
            </w:r>
            <w:r w:rsidRPr="00ED459A">
              <w:rPr>
                <w:sz w:val="24"/>
                <w:szCs w:val="24"/>
              </w:rPr>
              <w:t>ot glue around switch hole</w:t>
            </w:r>
            <w:r>
              <w:rPr>
                <w:sz w:val="24"/>
                <w:szCs w:val="24"/>
              </w:rPr>
              <w:t>.</w:t>
            </w:r>
          </w:p>
          <w:p w14:paraId="6A6C559E" w14:textId="729B93A9" w:rsidR="00F52623" w:rsidRDefault="00F52623" w:rsidP="00BA19F7">
            <w:pPr>
              <w:spacing w:after="160" w:line="259" w:lineRule="auto"/>
            </w:pPr>
            <w:r w:rsidRPr="00ED459A">
              <w:rPr>
                <w:sz w:val="24"/>
                <w:szCs w:val="24"/>
              </w:rPr>
              <w:t>Clear extra glue from outside of bubble gun once it hardens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924" w:type="dxa"/>
          </w:tcPr>
          <w:p w14:paraId="449E2890" w14:textId="754B5470" w:rsidR="00F52623" w:rsidRDefault="00F52623" w:rsidP="00E511CC">
            <w:pPr>
              <w:pStyle w:val="Heading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7C49C" wp14:editId="0B9BA5C7">
                  <wp:extent cx="3157855" cy="1770467"/>
                  <wp:effectExtent l="0" t="0" r="4445" b="127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855" cy="1770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5E93C90E" w:rsidR="002A338D" w:rsidRDefault="002314C7" w:rsidP="001260D5">
      <w:r>
        <w:t xml:space="preserve"> </w:t>
      </w:r>
    </w:p>
    <w:tbl>
      <w:tblPr>
        <w:tblStyle w:val="TableGrid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4861"/>
        <w:gridCol w:w="4489"/>
      </w:tblGrid>
      <w:tr w:rsidR="00F52623" w14:paraId="40828527" w14:textId="7DE9AD5D" w:rsidTr="000A2990">
        <w:trPr>
          <w:trHeight w:val="252"/>
        </w:trPr>
        <w:tc>
          <w:tcPr>
            <w:tcW w:w="4861" w:type="dxa"/>
          </w:tcPr>
          <w:p w14:paraId="377B928E" w14:textId="461DE45E" w:rsidR="00F52623" w:rsidRDefault="00F52623" w:rsidP="008819A0">
            <w:pPr>
              <w:pStyle w:val="Heading2"/>
            </w:pPr>
            <w:r>
              <w:t xml:space="preserve">Step </w:t>
            </w:r>
            <w:r w:rsidR="00A328B8">
              <w:t>9</w:t>
            </w:r>
          </w:p>
          <w:p w14:paraId="1AB22B6D" w14:textId="7CB284D7" w:rsidR="00F52623" w:rsidRDefault="00F52623" w:rsidP="008819A0"/>
          <w:p w14:paraId="4038C645" w14:textId="296EAC32" w:rsidR="00F52623" w:rsidRPr="000D728F" w:rsidRDefault="00A328B8" w:rsidP="008819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Replace the battery cover.</w:t>
            </w:r>
          </w:p>
          <w:p w14:paraId="71B0D922" w14:textId="57B152F3" w:rsidR="00F52623" w:rsidRDefault="00F52623" w:rsidP="008819A0"/>
          <w:p w14:paraId="48C82AAA" w14:textId="4219954C" w:rsidR="00F52623" w:rsidRDefault="00F52623" w:rsidP="008819A0"/>
          <w:p w14:paraId="6A8160C5" w14:textId="006A4F72" w:rsidR="00F52623" w:rsidRDefault="00F52623" w:rsidP="008819A0"/>
          <w:p w14:paraId="09766EC8" w14:textId="5E48DD7B" w:rsidR="00F52623" w:rsidRDefault="00F52623" w:rsidP="008819A0"/>
          <w:p w14:paraId="2C6594BF" w14:textId="5D9133F6" w:rsidR="00F52623" w:rsidRDefault="00F52623" w:rsidP="008819A0"/>
          <w:p w14:paraId="2683530A" w14:textId="77777777" w:rsidR="00F52623" w:rsidRDefault="00F52623" w:rsidP="008819A0"/>
          <w:p w14:paraId="09BA5379" w14:textId="50C35F2B" w:rsidR="00F52623" w:rsidRDefault="00F52623" w:rsidP="008819A0"/>
          <w:p w14:paraId="5966316A" w14:textId="77777777" w:rsidR="00F52623" w:rsidRDefault="00F52623" w:rsidP="008819A0"/>
        </w:tc>
        <w:tc>
          <w:tcPr>
            <w:tcW w:w="4489" w:type="dxa"/>
          </w:tcPr>
          <w:p w14:paraId="08ACCA31" w14:textId="497B2BBA" w:rsidR="00F52623" w:rsidRDefault="00F52623" w:rsidP="008819A0">
            <w:pPr>
              <w:pStyle w:val="Heading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95CD5" wp14:editId="6C37A007">
                  <wp:extent cx="1813452" cy="2402034"/>
                  <wp:effectExtent l="0" t="8572" r="7302" b="7303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35" r="20333"/>
                          <a:stretch/>
                        </pic:blipFill>
                        <pic:spPr bwMode="auto">
                          <a:xfrm rot="5400000">
                            <a:off x="0" y="0"/>
                            <a:ext cx="1816016" cy="24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90C14" w14:textId="6F1A1503" w:rsidR="00977091" w:rsidRDefault="00977091" w:rsidP="007E08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7"/>
        <w:gridCol w:w="4473"/>
      </w:tblGrid>
      <w:tr w:rsidR="00F52623" w14:paraId="509738AB" w14:textId="0B7DE4E8" w:rsidTr="000A2990">
        <w:tc>
          <w:tcPr>
            <w:tcW w:w="4877" w:type="dxa"/>
          </w:tcPr>
          <w:p w14:paraId="764787B9" w14:textId="02885313" w:rsidR="00F52623" w:rsidRDefault="00F52623" w:rsidP="008819A0">
            <w:pPr>
              <w:pStyle w:val="Heading2"/>
            </w:pPr>
            <w:r>
              <w:t xml:space="preserve">Step </w:t>
            </w:r>
            <w:r w:rsidR="00A328B8">
              <w:t>10</w:t>
            </w:r>
          </w:p>
          <w:p w14:paraId="5C9C48C0" w14:textId="12AB4D6C" w:rsidR="00F52623" w:rsidRDefault="00F52623" w:rsidP="008819A0"/>
          <w:p w14:paraId="78342C74" w14:textId="3300ABC2" w:rsidR="00F52623" w:rsidRDefault="006441B2" w:rsidP="008819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Replace the </w:t>
            </w:r>
            <w:r w:rsidR="00F52623" w:rsidRPr="00ED459A">
              <w:rPr>
                <w:sz w:val="24"/>
                <w:szCs w:val="24"/>
              </w:rPr>
              <w:t>casing and reinsert the 5 screws.</w:t>
            </w:r>
          </w:p>
          <w:p w14:paraId="0BB5B524" w14:textId="53E61B5D" w:rsidR="00F52623" w:rsidRDefault="00F52623" w:rsidP="008819A0"/>
          <w:p w14:paraId="3DB493E7" w14:textId="6C984926" w:rsidR="00F52623" w:rsidRDefault="00F52623" w:rsidP="008819A0"/>
          <w:p w14:paraId="293B29E5" w14:textId="5DC31007" w:rsidR="00F52623" w:rsidRDefault="00F52623" w:rsidP="008819A0"/>
          <w:p w14:paraId="1F4AD495" w14:textId="14CA0B28" w:rsidR="00F52623" w:rsidRDefault="00F52623" w:rsidP="008819A0"/>
          <w:p w14:paraId="4CD288FD" w14:textId="3042DAA2" w:rsidR="00F52623" w:rsidRDefault="00F52623" w:rsidP="008819A0"/>
          <w:p w14:paraId="0FCA4714" w14:textId="77777777" w:rsidR="00F52623" w:rsidRDefault="00F52623" w:rsidP="008819A0"/>
          <w:p w14:paraId="151E4146" w14:textId="2D206B93" w:rsidR="00F52623" w:rsidRPr="008819A0" w:rsidRDefault="00F52623" w:rsidP="008819A0"/>
          <w:p w14:paraId="673E001D" w14:textId="049A5727" w:rsidR="00F52623" w:rsidRDefault="00F52623" w:rsidP="00D31AD3">
            <w:pPr>
              <w:jc w:val="center"/>
            </w:pPr>
          </w:p>
        </w:tc>
        <w:tc>
          <w:tcPr>
            <w:tcW w:w="4473" w:type="dxa"/>
          </w:tcPr>
          <w:p w14:paraId="77C33FCE" w14:textId="0B93414B" w:rsidR="00F52623" w:rsidRPr="008819A0" w:rsidRDefault="00F52623" w:rsidP="008819A0">
            <w:pPr>
              <w:pStyle w:val="Heading2"/>
              <w:rPr>
                <w:noProof/>
              </w:rPr>
            </w:pPr>
            <w:r w:rsidRPr="008819A0">
              <w:rPr>
                <w:noProof/>
              </w:rPr>
              <w:drawing>
                <wp:inline distT="0" distB="0" distL="0" distR="0" wp14:anchorId="2B3C7F0A" wp14:editId="6A409684">
                  <wp:extent cx="1438910" cy="1765190"/>
                  <wp:effectExtent l="0" t="0" r="889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73"/>
                          <a:stretch/>
                        </pic:blipFill>
                        <pic:spPr bwMode="auto">
                          <a:xfrm>
                            <a:off x="0" y="0"/>
                            <a:ext cx="1438910" cy="176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5B165" w14:textId="0E500849" w:rsidR="009D2FE1" w:rsidRDefault="007E089A" w:rsidP="00BC2BD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11"/>
      </w:tblGrid>
      <w:tr w:rsidR="00A961A7" w14:paraId="0F2B70A5" w14:textId="7B98BEAB" w:rsidTr="000A2990">
        <w:tc>
          <w:tcPr>
            <w:tcW w:w="3539" w:type="dxa"/>
          </w:tcPr>
          <w:p w14:paraId="3095C60B" w14:textId="26CA8B39" w:rsidR="00A961A7" w:rsidRDefault="005236A4" w:rsidP="009D2FE1">
            <w:pPr>
              <w:pStyle w:val="Heading2"/>
            </w:pPr>
            <w:r>
              <w:lastRenderedPageBreak/>
              <w:t>Complete</w:t>
            </w:r>
          </w:p>
          <w:p w14:paraId="7CDB5AF3" w14:textId="77777777" w:rsidR="00A961A7" w:rsidRDefault="00A961A7" w:rsidP="009D2FE1"/>
          <w:p w14:paraId="063D1D02" w14:textId="53E64C1A" w:rsidR="00A961A7" w:rsidRPr="001B6C5E" w:rsidRDefault="005236A4" w:rsidP="009D2F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the Switch Adapted Bubble </w:t>
            </w:r>
            <w:r w:rsidR="00A961A7" w:rsidRPr="001B6C5E">
              <w:rPr>
                <w:sz w:val="24"/>
                <w:szCs w:val="24"/>
              </w:rPr>
              <w:t>Complete final test with switch.</w:t>
            </w:r>
          </w:p>
          <w:p w14:paraId="718E8B99" w14:textId="77777777" w:rsidR="00A961A7" w:rsidRPr="001B6C5E" w:rsidRDefault="00A961A7" w:rsidP="009D2FE1">
            <w:pPr>
              <w:rPr>
                <w:sz w:val="24"/>
                <w:szCs w:val="24"/>
              </w:rPr>
            </w:pPr>
            <w:r w:rsidRPr="001B6C5E">
              <w:rPr>
                <w:sz w:val="24"/>
                <w:szCs w:val="24"/>
              </w:rPr>
              <w:t>Begin blowing bubbles.</w:t>
            </w:r>
          </w:p>
          <w:p w14:paraId="7F26D0F6" w14:textId="77777777" w:rsidR="00A961A7" w:rsidRDefault="00A961A7" w:rsidP="00BC2BD5"/>
        </w:tc>
        <w:tc>
          <w:tcPr>
            <w:tcW w:w="5811" w:type="dxa"/>
          </w:tcPr>
          <w:p w14:paraId="2DD79AB6" w14:textId="1F490280" w:rsidR="00A961A7" w:rsidRDefault="00A961A7" w:rsidP="009D2FE1">
            <w:pPr>
              <w:pStyle w:val="Heading2"/>
            </w:pPr>
            <w:r>
              <w:rPr>
                <w:noProof/>
              </w:rPr>
              <w:drawing>
                <wp:inline distT="0" distB="0" distL="0" distR="0" wp14:anchorId="4EF19EE6" wp14:editId="2669B273">
                  <wp:extent cx="3297018" cy="2736050"/>
                  <wp:effectExtent l="0" t="508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92"/>
                          <a:stretch/>
                        </pic:blipFill>
                        <pic:spPr bwMode="auto">
                          <a:xfrm rot="5400000">
                            <a:off x="0" y="0"/>
                            <a:ext cx="3322808" cy="275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64D839FE" w:rsidR="00DD0BE4" w:rsidRDefault="00DD0BE4" w:rsidP="00BC2BD5"/>
    <w:p w14:paraId="40F3DB29" w14:textId="77777777" w:rsidR="009D2FE1" w:rsidRDefault="009D2FE1" w:rsidP="00BC2BD5"/>
    <w:p w14:paraId="6B66D11A" w14:textId="6270C5E8" w:rsidR="00B23603" w:rsidRDefault="00B23603" w:rsidP="00BC2BD5"/>
    <w:p w14:paraId="59C78C0D" w14:textId="77777777" w:rsidR="0016339A" w:rsidRDefault="0016339A" w:rsidP="00BC2BD5"/>
    <w:p w14:paraId="6A541A1F" w14:textId="377B1418" w:rsidR="0016339A" w:rsidRDefault="0016339A">
      <w:r>
        <w:br w:type="page"/>
      </w:r>
    </w:p>
    <w:p w14:paraId="61E02C63" w14:textId="77777777" w:rsidR="0016339A" w:rsidRDefault="0016339A" w:rsidP="00BC2BD5"/>
    <w:p w14:paraId="07BEA7BA" w14:textId="2CF90B5E" w:rsidR="0016339A" w:rsidRDefault="0016339A" w:rsidP="00BC2BD5"/>
    <w:p w14:paraId="6AD283D2" w14:textId="77777777" w:rsidR="000765E3" w:rsidRDefault="000765E3" w:rsidP="00BC2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65E3" w14:paraId="6178A5A5" w14:textId="77777777" w:rsidTr="000765E3">
        <w:tc>
          <w:tcPr>
            <w:tcW w:w="4675" w:type="dxa"/>
          </w:tcPr>
          <w:p w14:paraId="65913E77" w14:textId="2AA233D8" w:rsidR="00447496" w:rsidRDefault="00447496" w:rsidP="00BC2BD5">
            <w:r>
              <w:t>CUI Devices</w:t>
            </w:r>
          </w:p>
          <w:p w14:paraId="53ACD7D9" w14:textId="6DEAF36B" w:rsidR="00447496" w:rsidRDefault="00447496" w:rsidP="00447496">
            <w:r>
              <w:t>Model: MJ-3507</w:t>
            </w:r>
          </w:p>
          <w:p w14:paraId="2C747470" w14:textId="633E3C04" w:rsidR="000765E3" w:rsidRDefault="000765E3" w:rsidP="00BC2BD5">
            <w:hyperlink r:id="rId27" w:history="1">
              <w:proofErr w:type="spellStart"/>
              <w:r w:rsidRPr="001F5620">
                <w:rPr>
                  <w:rStyle w:val="Hyperlink"/>
                </w:rPr>
                <w:t>DigiKey</w:t>
              </w:r>
              <w:proofErr w:type="spellEnd"/>
              <w:r w:rsidRPr="001F5620">
                <w:rPr>
                  <w:rStyle w:val="Hyperlink"/>
                </w:rPr>
                <w:t xml:space="preserve"> </w:t>
              </w:r>
              <w:r w:rsidR="002E6C37" w:rsidRPr="001F5620">
                <w:rPr>
                  <w:rStyle w:val="Hyperlink"/>
                </w:rPr>
                <w:t>PN: 102-5674-ND</w:t>
              </w:r>
            </w:hyperlink>
          </w:p>
          <w:p w14:paraId="64531AF6" w14:textId="77777777" w:rsidR="00447496" w:rsidRDefault="00447496" w:rsidP="00BC2BD5"/>
          <w:p w14:paraId="26E6B3B8" w14:textId="729F3A4C" w:rsidR="005E719D" w:rsidRDefault="005E719D" w:rsidP="00447496"/>
        </w:tc>
        <w:tc>
          <w:tcPr>
            <w:tcW w:w="4675" w:type="dxa"/>
          </w:tcPr>
          <w:p w14:paraId="7B896871" w14:textId="0E99D7C5" w:rsidR="000765E3" w:rsidRDefault="000765E3" w:rsidP="00BC2BD5"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4BC893" wp14:editId="2B796110">
                      <wp:extent cx="1924050" cy="2124075"/>
                      <wp:effectExtent l="0" t="0" r="0" b="9525"/>
                      <wp:docPr id="4" name="Canvas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" y="0"/>
                                  <a:ext cx="1819275" cy="2019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700" y="103800"/>
                                  <a:ext cx="4381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82C5CED" w14:textId="77777777" w:rsidR="00E22FD6" w:rsidRDefault="00E22FD6" w:rsidP="00E22FD6">
                                    <w:pPr>
                                      <w:rPr>
                                        <w:rFonts w:ascii="Calibri" w:eastAsia="Times New Roman" w:hAnsi="Calibri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</w:rPr>
                                      <w:t>Tip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1000" y="1656375"/>
                                  <a:ext cx="6391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38E5B2" w14:textId="51C27117" w:rsidR="00AD691C" w:rsidRDefault="00AD691C" w:rsidP="00AD691C">
                                    <w:pPr>
                                      <w:rPr>
                                        <w:rFonts w:ascii="Calibri" w:eastAsia="Times New Roman" w:hAnsi="Calibri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</w:rPr>
                                      <w:t>Sleeve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4BC893" id="Canvas 4" o:spid="_x0000_s1028" editas="canvas" style="width:151.5pt;height:167.25pt;mso-position-horizontal-relative:char;mso-position-vertical-relative:line" coordsize="19240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9" type="#_x0000_t75" style="position:absolute;width:19240;height:21240;visibility:visible;mso-wrap-style:square" filled="t">
                        <v:fill o:detectmouseclick="t"/>
                        <v:path o:connecttype="none"/>
                      </v:shape>
                      <v:shape id="Picture 32" o:spid="_x0000_s1030" type="#_x0000_t75" style="position:absolute;width:18193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">
                        <v:imagedata r:id="rId29" o:title=""/>
                      </v:shape>
                      <v:shape id="Text Box 2" o:spid="_x0000_s1031" type="#_x0000_t202" style="position:absolute;left:657;top:1038;width:438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    <v:textbox>
                          <w:txbxContent>
                            <w:p w14:paraId="182C5CED" w14:textId="77777777" w:rsidR="00E22FD6" w:rsidRDefault="00E22FD6" w:rsidP="00E22FD6">
                              <w:pPr>
                                <w:rPr>
                                  <w:rFonts w:ascii="Calibri" w:eastAsia="Times New Roman" w:hAnsi="Calibri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</w:rPr>
                                <w:t>Tip</w:t>
                              </w:r>
                            </w:p>
                          </w:txbxContent>
                        </v:textbox>
                      </v:shape>
                      <v:shape id="Text Box 2" o:spid="_x0000_s1032" type="#_x0000_t202" style="position:absolute;left:5610;top:16563;width:639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  <v:textbox>
                          <w:txbxContent>
                            <w:p w14:paraId="6E38E5B2" w14:textId="51C27117" w:rsidR="00AD691C" w:rsidRDefault="00AD691C" w:rsidP="00AD691C">
                              <w:pPr>
                                <w:rPr>
                                  <w:rFonts w:ascii="Calibri" w:eastAsia="Times New Roman" w:hAnsi="Calibri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</w:rPr>
                                <w:t>Sleeve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2BD9A39" w14:textId="77777777" w:rsidR="000765E3" w:rsidRDefault="000765E3" w:rsidP="00BC2BD5"/>
    <w:sectPr w:rsidR="000765E3" w:rsidSect="003E5975">
      <w:headerReference w:type="default" r:id="rId30"/>
      <w:footerReference w:type="default" r:id="rId31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ADB5F" w14:textId="77777777" w:rsidR="006306E5" w:rsidRDefault="006306E5">
      <w:pPr>
        <w:spacing w:after="0" w:line="240" w:lineRule="auto"/>
      </w:pPr>
      <w:r>
        <w:separator/>
      </w:r>
    </w:p>
  </w:endnote>
  <w:endnote w:type="continuationSeparator" w:id="0">
    <w:p w14:paraId="0A096192" w14:textId="77777777" w:rsidR="006306E5" w:rsidRDefault="006306E5">
      <w:pPr>
        <w:spacing w:after="0" w:line="240" w:lineRule="auto"/>
      </w:pPr>
      <w:r>
        <w:continuationSeparator/>
      </w:r>
    </w:p>
  </w:endnote>
  <w:endnote w:type="continuationNotice" w:id="1">
    <w:p w14:paraId="449172E9" w14:textId="77777777" w:rsidR="006306E5" w:rsidRDefault="006306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06931E5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bookmarkStart w:id="2" w:name="_Hlk108506859"/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0134B8">
      <w:rPr>
        <w:color w:val="404040" w:themeColor="text1" w:themeTint="BF"/>
        <w:sz w:val="16"/>
        <w:szCs w:val="16"/>
      </w:rPr>
      <w:t>Neil Squire / Makers Making Change</w:t>
    </w:r>
    <w:r w:rsidRPr="00DD0BE4">
      <w:rPr>
        <w:color w:val="404040" w:themeColor="text1" w:themeTint="BF"/>
        <w:sz w:val="16"/>
        <w:szCs w:val="16"/>
      </w:rPr>
      <w:t>.</w:t>
    </w:r>
  </w:p>
  <w:bookmarkEnd w:id="2"/>
  <w:p w14:paraId="3211CFFC" w14:textId="2ECB448C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</w:t>
    </w:r>
    <w:r w:rsidR="004120EE">
      <w:rPr>
        <w:color w:val="404040" w:themeColor="text1" w:themeTint="BF"/>
        <w:sz w:val="16"/>
        <w:szCs w:val="16"/>
      </w:rPr>
      <w:t xml:space="preserve"> </w:t>
    </w:r>
    <w:hyperlink r:id="rId3" w:history="1">
      <w:r w:rsidR="004120EE" w:rsidRPr="00A03B89">
        <w:rPr>
          <w:rStyle w:val="Hyperlink"/>
          <w:sz w:val="16"/>
          <w:szCs w:val="16"/>
        </w:rPr>
        <w:t>https://makersmakingchange.com/project/switch-adapted-bubble-blower-fan/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29F35" w14:textId="77777777" w:rsidR="006306E5" w:rsidRDefault="006306E5">
      <w:pPr>
        <w:spacing w:after="0" w:line="240" w:lineRule="auto"/>
      </w:pPr>
      <w:r>
        <w:separator/>
      </w:r>
    </w:p>
  </w:footnote>
  <w:footnote w:type="continuationSeparator" w:id="0">
    <w:p w14:paraId="3C9D64EB" w14:textId="77777777" w:rsidR="006306E5" w:rsidRDefault="006306E5">
      <w:pPr>
        <w:spacing w:after="0" w:line="240" w:lineRule="auto"/>
      </w:pPr>
      <w:r>
        <w:continuationSeparator/>
      </w:r>
    </w:p>
  </w:footnote>
  <w:footnote w:type="continuationNotice" w:id="1">
    <w:p w14:paraId="0305CAFA" w14:textId="77777777" w:rsidR="006306E5" w:rsidRDefault="006306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7F29A584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5C6BD1">
      <w:rPr>
        <w:rFonts w:ascii="Calibri" w:eastAsia="Calibri" w:hAnsi="Calibri" w:cs="Calibri"/>
        <w:b/>
        <w:bCs/>
        <w:color w:val="646464"/>
        <w:sz w:val="16"/>
        <w:szCs w:val="16"/>
      </w:rPr>
      <w:t>0.1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5C6BD1">
      <w:rPr>
        <w:rFonts w:ascii="Calibri" w:eastAsia="Calibri" w:hAnsi="Calibri" w:cs="Calibri"/>
        <w:b/>
        <w:bCs/>
        <w:color w:val="646464"/>
        <w:sz w:val="16"/>
        <w:szCs w:val="16"/>
      </w:rPr>
      <w:t>JULY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BD414E9" w:rsidR="16EBA8AB" w:rsidRDefault="005236A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color w:val="646464"/>
        <w:sz w:val="36"/>
        <w:szCs w:val="36"/>
      </w:rPr>
      <w:t>Switch Adapted Bubble Blower Fan</w:t>
    </w:r>
  </w:p>
  <w:p w14:paraId="6777EEDD" w14:textId="30316D91" w:rsidR="16EBA8AB" w:rsidRDefault="00B91FD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433F9"/>
    <w:multiLevelType w:val="hybridMultilevel"/>
    <w:tmpl w:val="188643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A69FB"/>
    <w:multiLevelType w:val="hybridMultilevel"/>
    <w:tmpl w:val="344211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2016E"/>
    <w:multiLevelType w:val="hybridMultilevel"/>
    <w:tmpl w:val="1CE860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34453"/>
    <w:multiLevelType w:val="multilevel"/>
    <w:tmpl w:val="E7FC3F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BE5F32"/>
    <w:multiLevelType w:val="multilevel"/>
    <w:tmpl w:val="AB8C95E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1681B"/>
    <w:multiLevelType w:val="multilevel"/>
    <w:tmpl w:val="4D3204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A7778"/>
    <w:multiLevelType w:val="hybridMultilevel"/>
    <w:tmpl w:val="FA123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D21F04"/>
    <w:multiLevelType w:val="hybridMultilevel"/>
    <w:tmpl w:val="3ACE3A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61E6B"/>
    <w:multiLevelType w:val="multilevel"/>
    <w:tmpl w:val="3000C5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E70A0E"/>
    <w:multiLevelType w:val="hybridMultilevel"/>
    <w:tmpl w:val="450430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F09E7"/>
    <w:multiLevelType w:val="multilevel"/>
    <w:tmpl w:val="11845D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5169B1"/>
    <w:multiLevelType w:val="multilevel"/>
    <w:tmpl w:val="F030FA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6916658">
    <w:abstractNumId w:val="3"/>
  </w:num>
  <w:num w:numId="2" w16cid:durableId="1812554035">
    <w:abstractNumId w:val="6"/>
  </w:num>
  <w:num w:numId="3" w16cid:durableId="1515613140">
    <w:abstractNumId w:val="8"/>
  </w:num>
  <w:num w:numId="4" w16cid:durableId="2137916738">
    <w:abstractNumId w:val="12"/>
  </w:num>
  <w:num w:numId="5" w16cid:durableId="1881243044">
    <w:abstractNumId w:val="2"/>
  </w:num>
  <w:num w:numId="6" w16cid:durableId="1237352173">
    <w:abstractNumId w:val="16"/>
  </w:num>
  <w:num w:numId="7" w16cid:durableId="2112964828">
    <w:abstractNumId w:val="15"/>
  </w:num>
  <w:num w:numId="8" w16cid:durableId="359747584">
    <w:abstractNumId w:val="18"/>
  </w:num>
  <w:num w:numId="9" w16cid:durableId="1174606470">
    <w:abstractNumId w:val="17"/>
  </w:num>
  <w:num w:numId="10" w16cid:durableId="2031177668">
    <w:abstractNumId w:val="13"/>
  </w:num>
  <w:num w:numId="11" w16cid:durableId="86121168">
    <w:abstractNumId w:val="5"/>
  </w:num>
  <w:num w:numId="12" w16cid:durableId="1640917041">
    <w:abstractNumId w:val="9"/>
  </w:num>
  <w:num w:numId="13" w16cid:durableId="406221332">
    <w:abstractNumId w:val="7"/>
  </w:num>
  <w:num w:numId="14" w16cid:durableId="415713037">
    <w:abstractNumId w:val="11"/>
  </w:num>
  <w:num w:numId="15" w16cid:durableId="147288623">
    <w:abstractNumId w:val="10"/>
  </w:num>
  <w:num w:numId="16" w16cid:durableId="97911377">
    <w:abstractNumId w:val="0"/>
  </w:num>
  <w:num w:numId="17" w16cid:durableId="703797527">
    <w:abstractNumId w:val="1"/>
  </w:num>
  <w:num w:numId="18" w16cid:durableId="275722807">
    <w:abstractNumId w:val="14"/>
  </w:num>
  <w:num w:numId="19" w16cid:durableId="18796064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Jake McIvor">
    <w15:presenceInfo w15:providerId="None" w15:userId="Jake McIv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34B8"/>
    <w:rsid w:val="00015819"/>
    <w:rsid w:val="00030639"/>
    <w:rsid w:val="000403C4"/>
    <w:rsid w:val="00046C52"/>
    <w:rsid w:val="00055AA8"/>
    <w:rsid w:val="000765E3"/>
    <w:rsid w:val="000A2990"/>
    <w:rsid w:val="000B2192"/>
    <w:rsid w:val="000B5C04"/>
    <w:rsid w:val="000D728F"/>
    <w:rsid w:val="000E55C2"/>
    <w:rsid w:val="00101421"/>
    <w:rsid w:val="001260D5"/>
    <w:rsid w:val="00141487"/>
    <w:rsid w:val="00142EAF"/>
    <w:rsid w:val="001565B5"/>
    <w:rsid w:val="0016339A"/>
    <w:rsid w:val="00181A7D"/>
    <w:rsid w:val="00187FE2"/>
    <w:rsid w:val="001B6C5E"/>
    <w:rsid w:val="001C1E6D"/>
    <w:rsid w:val="001D74F4"/>
    <w:rsid w:val="001F5620"/>
    <w:rsid w:val="002164C5"/>
    <w:rsid w:val="00227110"/>
    <w:rsid w:val="002314C7"/>
    <w:rsid w:val="002A338D"/>
    <w:rsid w:val="002B264F"/>
    <w:rsid w:val="002B3ADD"/>
    <w:rsid w:val="002C0C97"/>
    <w:rsid w:val="002C7B0F"/>
    <w:rsid w:val="002D4AE1"/>
    <w:rsid w:val="002E6C37"/>
    <w:rsid w:val="003016FA"/>
    <w:rsid w:val="00304E53"/>
    <w:rsid w:val="00320CE7"/>
    <w:rsid w:val="00336DFC"/>
    <w:rsid w:val="00342544"/>
    <w:rsid w:val="00343727"/>
    <w:rsid w:val="003559B9"/>
    <w:rsid w:val="00356284"/>
    <w:rsid w:val="00370B7B"/>
    <w:rsid w:val="00380840"/>
    <w:rsid w:val="00391F37"/>
    <w:rsid w:val="003C188B"/>
    <w:rsid w:val="003C44A9"/>
    <w:rsid w:val="003E5975"/>
    <w:rsid w:val="00405BA6"/>
    <w:rsid w:val="004120EE"/>
    <w:rsid w:val="004156BC"/>
    <w:rsid w:val="004214BC"/>
    <w:rsid w:val="00443B49"/>
    <w:rsid w:val="00447496"/>
    <w:rsid w:val="004628DE"/>
    <w:rsid w:val="0046694D"/>
    <w:rsid w:val="004837F4"/>
    <w:rsid w:val="004A7D2C"/>
    <w:rsid w:val="004E1937"/>
    <w:rsid w:val="004F37B7"/>
    <w:rsid w:val="005236A4"/>
    <w:rsid w:val="00544D64"/>
    <w:rsid w:val="005677C0"/>
    <w:rsid w:val="00582EE1"/>
    <w:rsid w:val="0058366B"/>
    <w:rsid w:val="005A051F"/>
    <w:rsid w:val="005C6BD1"/>
    <w:rsid w:val="005E719D"/>
    <w:rsid w:val="005F1033"/>
    <w:rsid w:val="00601BD3"/>
    <w:rsid w:val="006146A3"/>
    <w:rsid w:val="0062070D"/>
    <w:rsid w:val="006306E5"/>
    <w:rsid w:val="00637023"/>
    <w:rsid w:val="006441B2"/>
    <w:rsid w:val="00644940"/>
    <w:rsid w:val="006919A5"/>
    <w:rsid w:val="006965E0"/>
    <w:rsid w:val="006A3755"/>
    <w:rsid w:val="006D33AD"/>
    <w:rsid w:val="006D4A1F"/>
    <w:rsid w:val="006F34FA"/>
    <w:rsid w:val="007039EE"/>
    <w:rsid w:val="00706D14"/>
    <w:rsid w:val="00726C11"/>
    <w:rsid w:val="007B0DB5"/>
    <w:rsid w:val="007B1DEB"/>
    <w:rsid w:val="007B6B72"/>
    <w:rsid w:val="007E089A"/>
    <w:rsid w:val="007E793F"/>
    <w:rsid w:val="007F35C7"/>
    <w:rsid w:val="00841AC7"/>
    <w:rsid w:val="00873954"/>
    <w:rsid w:val="00873B9F"/>
    <w:rsid w:val="008819A0"/>
    <w:rsid w:val="008A7047"/>
    <w:rsid w:val="008B3C18"/>
    <w:rsid w:val="008E1B5D"/>
    <w:rsid w:val="008E3E7D"/>
    <w:rsid w:val="00904E01"/>
    <w:rsid w:val="0091011C"/>
    <w:rsid w:val="009123A5"/>
    <w:rsid w:val="009134F5"/>
    <w:rsid w:val="00934936"/>
    <w:rsid w:val="00937771"/>
    <w:rsid w:val="009757D6"/>
    <w:rsid w:val="00977091"/>
    <w:rsid w:val="00985677"/>
    <w:rsid w:val="00987605"/>
    <w:rsid w:val="009D2FE1"/>
    <w:rsid w:val="009E0117"/>
    <w:rsid w:val="009E5209"/>
    <w:rsid w:val="00A11773"/>
    <w:rsid w:val="00A177D6"/>
    <w:rsid w:val="00A328B8"/>
    <w:rsid w:val="00A62A0A"/>
    <w:rsid w:val="00A66D0D"/>
    <w:rsid w:val="00A770A4"/>
    <w:rsid w:val="00A77261"/>
    <w:rsid w:val="00A9190D"/>
    <w:rsid w:val="00A961A7"/>
    <w:rsid w:val="00AA1CFA"/>
    <w:rsid w:val="00AD691C"/>
    <w:rsid w:val="00B07B5C"/>
    <w:rsid w:val="00B23603"/>
    <w:rsid w:val="00B24D4B"/>
    <w:rsid w:val="00B4519E"/>
    <w:rsid w:val="00B72314"/>
    <w:rsid w:val="00B8567C"/>
    <w:rsid w:val="00B91FDC"/>
    <w:rsid w:val="00BA19F7"/>
    <w:rsid w:val="00BA3F06"/>
    <w:rsid w:val="00BB59F5"/>
    <w:rsid w:val="00BC2BD5"/>
    <w:rsid w:val="00BD09AF"/>
    <w:rsid w:val="00BD43A5"/>
    <w:rsid w:val="00C055B5"/>
    <w:rsid w:val="00C4220D"/>
    <w:rsid w:val="00C4498C"/>
    <w:rsid w:val="00C82DBB"/>
    <w:rsid w:val="00C96BF3"/>
    <w:rsid w:val="00CA4A30"/>
    <w:rsid w:val="00CA74A6"/>
    <w:rsid w:val="00CE196C"/>
    <w:rsid w:val="00CF0FCC"/>
    <w:rsid w:val="00D24A77"/>
    <w:rsid w:val="00D82879"/>
    <w:rsid w:val="00D838B7"/>
    <w:rsid w:val="00DA6502"/>
    <w:rsid w:val="00DB0813"/>
    <w:rsid w:val="00DD02FA"/>
    <w:rsid w:val="00DD0BE4"/>
    <w:rsid w:val="00DD4A77"/>
    <w:rsid w:val="00E07A4F"/>
    <w:rsid w:val="00E215D7"/>
    <w:rsid w:val="00E22FD6"/>
    <w:rsid w:val="00E35C97"/>
    <w:rsid w:val="00E452E1"/>
    <w:rsid w:val="00E511CC"/>
    <w:rsid w:val="00E54D9E"/>
    <w:rsid w:val="00E91DAF"/>
    <w:rsid w:val="00EA3353"/>
    <w:rsid w:val="00EC71B0"/>
    <w:rsid w:val="00ED18DC"/>
    <w:rsid w:val="00ED33DB"/>
    <w:rsid w:val="00ED459A"/>
    <w:rsid w:val="00F0537A"/>
    <w:rsid w:val="00F12092"/>
    <w:rsid w:val="00F13646"/>
    <w:rsid w:val="00F234B6"/>
    <w:rsid w:val="00F332E3"/>
    <w:rsid w:val="00F426AA"/>
    <w:rsid w:val="00F52623"/>
    <w:rsid w:val="00F56FEF"/>
    <w:rsid w:val="00F63C32"/>
    <w:rsid w:val="00FC0D04"/>
    <w:rsid w:val="00FE2D81"/>
    <w:rsid w:val="00FF1223"/>
    <w:rsid w:val="00FF421A"/>
    <w:rsid w:val="09443CDC"/>
    <w:rsid w:val="16EBA8AB"/>
    <w:rsid w:val="183409CD"/>
    <w:rsid w:val="3252B66C"/>
    <w:rsid w:val="361DB3D8"/>
    <w:rsid w:val="4213558D"/>
    <w:rsid w:val="4CE3AF1C"/>
    <w:rsid w:val="4E100497"/>
    <w:rsid w:val="5190CF2C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normaltextrun">
    <w:name w:val="normaltextrun"/>
    <w:basedOn w:val="DefaultParagraphFont"/>
    <w:rsid w:val="007E089A"/>
  </w:style>
  <w:style w:type="character" w:customStyle="1" w:styleId="eop">
    <w:name w:val="eop"/>
    <w:basedOn w:val="DefaultParagraphFont"/>
    <w:rsid w:val="007E089A"/>
  </w:style>
  <w:style w:type="paragraph" w:customStyle="1" w:styleId="paragraph">
    <w:name w:val="paragraph"/>
    <w:basedOn w:val="Normal"/>
    <w:rsid w:val="007E0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scxw96278109">
    <w:name w:val="scxw96278109"/>
    <w:basedOn w:val="DefaultParagraphFont"/>
    <w:rsid w:val="00CA74A6"/>
  </w:style>
  <w:style w:type="paragraph" w:styleId="Revision">
    <w:name w:val="Revision"/>
    <w:hidden/>
    <w:uiPriority w:val="99"/>
    <w:semiHidden/>
    <w:rsid w:val="000D728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D72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D72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D72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2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28F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2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emf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www.digikey.ca/en/products/detail/cui-devices/MJ-3507/2160900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switch-adapted-bubble-blower-fan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38b325e6-602c-452a-8617-173bf47082c5"/>
    <ds:schemaRef ds:uri="http://purl.org/dc/elements/1.1/"/>
    <ds:schemaRef ds:uri="8cf100d1-0775-4feb-8634-62999c4541bc"/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38</cp:revision>
  <cp:lastPrinted>2025-09-02T13:15:00Z</cp:lastPrinted>
  <dcterms:created xsi:type="dcterms:W3CDTF">2022-07-12T14:32:00Z</dcterms:created>
  <dcterms:modified xsi:type="dcterms:W3CDTF">2025-09-02T13:15:00Z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